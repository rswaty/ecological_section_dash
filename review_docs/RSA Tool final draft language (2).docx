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1F0FEF" w14:textId="77777777" w:rsidR="00A83D18" w:rsidRPr="00A83D18" w:rsidRDefault="00A83D18" w:rsidP="00A83D18">
      <w:pPr>
        <w:shd w:val="clear" w:color="auto" w:fill="FFFFFF"/>
        <w:spacing w:before="100" w:beforeAutospacing="1" w:after="100" w:afterAutospacing="1" w:line="240" w:lineRule="auto"/>
        <w:outlineLvl w:val="2"/>
        <w:rPr>
          <w:rFonts w:ascii="Times New Roman" w:eastAsia="Times New Roman" w:hAnsi="Times New Roman" w:cs="Times New Roman"/>
          <w:b/>
          <w:bCs/>
          <w:color w:val="212529"/>
          <w:kern w:val="0"/>
          <w:sz w:val="27"/>
          <w:szCs w:val="27"/>
          <w14:ligatures w14:val="none"/>
        </w:rPr>
      </w:pPr>
    </w:p>
    <w:p w14:paraId="618ABA9F" w14:textId="7A0D9861" w:rsidR="00A83D18" w:rsidRPr="00A83D18" w:rsidRDefault="00A83D18" w:rsidP="00A83D18">
      <w:pPr>
        <w:shd w:val="clear" w:color="auto" w:fill="FFFFFF"/>
        <w:spacing w:before="100" w:beforeAutospacing="1" w:after="100" w:afterAutospacing="1" w:line="240" w:lineRule="auto"/>
        <w:outlineLvl w:val="2"/>
        <w:rPr>
          <w:rFonts w:ascii="Times New Roman" w:eastAsia="Times New Roman" w:hAnsi="Times New Roman" w:cs="Times New Roman"/>
          <w:b/>
          <w:bCs/>
          <w:color w:val="212529"/>
          <w:kern w:val="0"/>
          <w:sz w:val="27"/>
          <w:szCs w:val="27"/>
          <w14:ligatures w14:val="none"/>
        </w:rPr>
      </w:pPr>
      <w:r w:rsidRPr="00A83D18">
        <w:rPr>
          <w:rFonts w:ascii="Times New Roman" w:eastAsia="Times New Roman" w:hAnsi="Times New Roman" w:cs="Times New Roman"/>
          <w:b/>
          <w:bCs/>
          <w:color w:val="212529"/>
          <w:kern w:val="0"/>
          <w:sz w:val="27"/>
          <w:szCs w:val="27"/>
          <w14:ligatures w14:val="none"/>
        </w:rPr>
        <w:t>RSA Assessments Tool</w:t>
      </w:r>
    </w:p>
    <w:p w14:paraId="516FB12D" w14:textId="4375A7CC" w:rsidR="00A83D18" w:rsidRPr="00A83D18" w:rsidRDefault="00A83D18" w:rsidP="00A83D18">
      <w:pPr>
        <w:shd w:val="clear" w:color="auto" w:fill="FFFFFF"/>
        <w:spacing w:before="100" w:beforeAutospacing="1" w:after="100" w:afterAutospacing="1" w:line="240" w:lineRule="auto"/>
        <w:outlineLvl w:val="2"/>
        <w:rPr>
          <w:rFonts w:ascii="Times New Roman" w:eastAsia="Times New Roman" w:hAnsi="Times New Roman" w:cs="Times New Roman"/>
          <w:b/>
          <w:bCs/>
          <w:color w:val="212529"/>
          <w:kern w:val="0"/>
          <w:sz w:val="27"/>
          <w:szCs w:val="27"/>
          <w14:ligatures w14:val="none"/>
        </w:rPr>
      </w:pPr>
    </w:p>
    <w:p w14:paraId="30070A5B" w14:textId="72B33F27" w:rsidR="00A83D18" w:rsidRPr="00A83D18" w:rsidRDefault="00A83D18" w:rsidP="07463BF3">
      <w:pPr>
        <w:shd w:val="clear" w:color="auto" w:fill="FFFFFF" w:themeFill="background1"/>
        <w:spacing w:before="100" w:beforeAutospacing="1" w:after="100" w:afterAutospacing="1" w:line="240" w:lineRule="auto"/>
        <w:outlineLvl w:val="2"/>
        <w:rPr>
          <w:rFonts w:ascii="Times New Roman" w:eastAsia="Times New Roman" w:hAnsi="Times New Roman" w:cs="Times New Roman"/>
          <w:b/>
          <w:bCs/>
          <w:color w:val="212529"/>
          <w:kern w:val="0"/>
          <w:sz w:val="27"/>
          <w:szCs w:val="27"/>
          <w14:ligatures w14:val="none"/>
        </w:rPr>
      </w:pPr>
      <w:commentRangeStart w:id="0"/>
      <w:r w:rsidRPr="00A83D18">
        <w:rPr>
          <w:rFonts w:ascii="Times New Roman" w:eastAsia="Times New Roman" w:hAnsi="Times New Roman" w:cs="Times New Roman"/>
          <w:b/>
          <w:bCs/>
          <w:color w:val="212529"/>
          <w:kern w:val="0"/>
          <w:sz w:val="27"/>
          <w:szCs w:val="27"/>
          <w14:ligatures w14:val="none"/>
        </w:rPr>
        <w:t>Representative Sample Area (RSA) Assessment Tool</w:t>
      </w:r>
      <w:commentRangeEnd w:id="0"/>
      <w:r w:rsidRPr="00A83D18">
        <w:rPr>
          <w:rStyle w:val="CommentReference"/>
          <w:rFonts w:ascii="Times New Roman" w:eastAsia="Times New Roman" w:hAnsi="Times New Roman" w:cs="Times New Roman"/>
          <w:b/>
          <w:bCs/>
          <w:color w:val="212529"/>
          <w:kern w:val="0"/>
          <w:sz w:val="27"/>
          <w:szCs w:val="27"/>
          <w14:ligatures w14:val="none"/>
        </w:rPr>
        <w:commentReference w:id="0"/>
      </w:r>
    </w:p>
    <w:p w14:paraId="192510AA" w14:textId="77777777" w:rsidR="00A83D18" w:rsidRPr="00A83D18" w:rsidRDefault="00A83D18" w:rsidP="00A83D18">
      <w:pPr>
        <w:spacing w:after="0" w:line="240" w:lineRule="auto"/>
        <w:rPr>
          <w:rFonts w:ascii="Times New Roman" w:eastAsia="Times New Roman" w:hAnsi="Times New Roman" w:cs="Times New Roman"/>
          <w:kern w:val="0"/>
          <w14:ligatures w14:val="none"/>
        </w:rPr>
      </w:pPr>
      <w:r w:rsidRPr="00A83D18">
        <w:rPr>
          <w:rFonts w:ascii="Times New Roman" w:eastAsia="Times New Roman" w:hAnsi="Times New Roman" w:cs="Times New Roman"/>
          <w:i/>
          <w:iCs/>
          <w:color w:val="212529"/>
          <w:kern w:val="0"/>
          <w:sz w:val="26"/>
          <w:szCs w:val="26"/>
          <w:shd w:val="clear" w:color="auto" w:fill="FFFFFF"/>
          <w14:ligatures w14:val="none"/>
        </w:rPr>
        <w:t>Landscape information to support FSC US FSS Criterion 6.5 assessments and RSA designation decisions.</w:t>
      </w:r>
    </w:p>
    <w:p w14:paraId="3DFD07CD" w14:textId="6B6DDE56" w:rsidR="00A83D18" w:rsidRPr="00A83D18" w:rsidRDefault="00A83D18" w:rsidP="6C2846DB">
      <w:pPr>
        <w:shd w:val="clear" w:color="auto" w:fill="FFFFFF" w:themeFill="background1"/>
        <w:spacing w:after="100" w:afterAutospacing="1" w:line="240" w:lineRule="auto"/>
        <w:rPr>
          <w:rFonts w:ascii="Times New Roman" w:eastAsia="Times New Roman" w:hAnsi="Times New Roman" w:cs="Times New Roman"/>
          <w:color w:val="212529"/>
          <w:kern w:val="0"/>
          <w:sz w:val="26"/>
          <w:szCs w:val="26"/>
          <w14:ligatures w14:val="none"/>
        </w:rPr>
      </w:pPr>
      <w:r w:rsidRPr="00A83D18">
        <w:rPr>
          <w:rFonts w:ascii="Times New Roman" w:eastAsia="Times New Roman" w:hAnsi="Times New Roman" w:cs="Times New Roman"/>
          <w:color w:val="212529"/>
          <w:kern w:val="0"/>
          <w:sz w:val="26"/>
          <w:szCs w:val="26"/>
          <w14:ligatures w14:val="none"/>
        </w:rPr>
        <w:t xml:space="preserve">This tool helps FSC US forest management certificate holders assess whether native ecosystems </w:t>
      </w:r>
      <w:commentRangeStart w:id="1"/>
      <w:r w:rsidRPr="07463BF3">
        <w:rPr>
          <w:rFonts w:ascii="Times New Roman" w:eastAsia="Times New Roman" w:hAnsi="Times New Roman" w:cs="Times New Roman"/>
          <w:color w:val="212529"/>
          <w:sz w:val="26"/>
          <w:szCs w:val="26"/>
        </w:rPr>
        <w:t>are adequately represented and protected in the landscape surrounding their management unit</w:t>
      </w:r>
      <w:r w:rsidR="2F2906A7" w:rsidRPr="3EAC6358">
        <w:rPr>
          <w:rFonts w:ascii="Times New Roman" w:eastAsia="Times New Roman" w:hAnsi="Times New Roman" w:cs="Times New Roman"/>
          <w:color w:val="212529"/>
          <w:sz w:val="26"/>
          <w:szCs w:val="26"/>
        </w:rPr>
        <w:t xml:space="preserve"> </w:t>
      </w:r>
      <w:r w:rsidR="1A70B18F" w:rsidRPr="00210247">
        <w:rPr>
          <w:rFonts w:ascii="Times New Roman" w:eastAsia="Times New Roman" w:hAnsi="Times New Roman" w:cs="Times New Roman"/>
          <w:color w:val="FF0000"/>
          <w:sz w:val="26"/>
          <w:szCs w:val="26"/>
          <w:highlight w:val="green"/>
        </w:rPr>
        <w:t>(</w:t>
      </w:r>
      <w:r w:rsidR="4B4B569C" w:rsidRPr="00210247">
        <w:rPr>
          <w:rFonts w:ascii="Times New Roman" w:eastAsia="Times New Roman" w:hAnsi="Times New Roman" w:cs="Times New Roman"/>
          <w:color w:val="FF0000"/>
          <w:sz w:val="26"/>
          <w:szCs w:val="26"/>
          <w:highlight w:val="green"/>
        </w:rPr>
        <w:t xml:space="preserve">per </w:t>
      </w:r>
      <w:r w:rsidR="1A70B18F" w:rsidRPr="00210247">
        <w:rPr>
          <w:rFonts w:ascii="Times New Roman" w:eastAsia="Times New Roman" w:hAnsi="Times New Roman" w:cs="Times New Roman"/>
          <w:color w:val="FF0000"/>
          <w:sz w:val="26"/>
          <w:szCs w:val="26"/>
          <w:highlight w:val="green"/>
        </w:rPr>
        <w:t>Indicator 6.5.1)</w:t>
      </w:r>
      <w:commentRangeEnd w:id="1"/>
      <w:r w:rsidR="00210247" w:rsidRPr="00210247">
        <w:rPr>
          <w:rStyle w:val="CommentReference"/>
          <w:rFonts w:ascii="Times New Roman" w:eastAsia="Times New Roman" w:hAnsi="Times New Roman" w:cs="Times New Roman"/>
          <w:color w:val="212529"/>
          <w:sz w:val="26"/>
          <w:szCs w:val="26"/>
          <w:highlight w:val="green"/>
        </w:rPr>
        <w:commentReference w:id="1"/>
      </w:r>
      <w:r w:rsidRPr="00210247">
        <w:rPr>
          <w:rFonts w:ascii="Times New Roman" w:eastAsia="Times New Roman" w:hAnsi="Times New Roman" w:cs="Times New Roman"/>
          <w:color w:val="212529"/>
          <w:sz w:val="26"/>
          <w:szCs w:val="26"/>
          <w:highlight w:val="green"/>
        </w:rPr>
        <w:t>.</w:t>
      </w:r>
      <w:r w:rsidRPr="00210247">
        <w:rPr>
          <w:rFonts w:ascii="Times New Roman" w:eastAsia="Times New Roman" w:hAnsi="Times New Roman" w:cs="Times New Roman"/>
          <w:color w:val="FF0000"/>
          <w:sz w:val="26"/>
          <w:szCs w:val="26"/>
          <w:highlight w:val="green"/>
        </w:rPr>
        <w:t xml:space="preserve"> </w:t>
      </w:r>
      <w:r w:rsidR="0B3B3E91" w:rsidRPr="00210247">
        <w:rPr>
          <w:rFonts w:ascii="Times New Roman" w:eastAsia="Times New Roman" w:hAnsi="Times New Roman" w:cs="Times New Roman"/>
          <w:color w:val="FF0000"/>
          <w:sz w:val="26"/>
          <w:szCs w:val="26"/>
          <w:highlight w:val="green"/>
        </w:rPr>
        <w:t>However, i</w:t>
      </w:r>
      <w:commentRangeStart w:id="2"/>
      <w:r w:rsidR="4F8676E6" w:rsidRPr="00210247">
        <w:rPr>
          <w:rFonts w:ascii="Times New Roman" w:eastAsia="Times New Roman" w:hAnsi="Times New Roman" w:cs="Times New Roman"/>
          <w:color w:val="FF0000"/>
          <w:sz w:val="26"/>
          <w:szCs w:val="26"/>
          <w:highlight w:val="green"/>
        </w:rPr>
        <w:t>n many situations</w:t>
      </w:r>
      <w:r w:rsidR="2B835EC8" w:rsidRPr="00210247">
        <w:rPr>
          <w:rFonts w:ascii="Times New Roman" w:eastAsia="Times New Roman" w:hAnsi="Times New Roman" w:cs="Times New Roman"/>
          <w:color w:val="FF0000"/>
          <w:sz w:val="26"/>
          <w:szCs w:val="26"/>
          <w:highlight w:val="green"/>
        </w:rPr>
        <w:t>,</w:t>
      </w:r>
      <w:ins w:id="3" w:author="Amy Clark Eagle" w:date="2026-10-22T12:27:00Z" w16du:dateUtc="2026-10-22T12:27:41Z">
        <w:r w:rsidR="4F8676E6" w:rsidRPr="00210247">
          <w:rPr>
            <w:rFonts w:ascii="Times New Roman" w:eastAsia="Times New Roman" w:hAnsi="Times New Roman" w:cs="Times New Roman"/>
            <w:color w:val="FF0000"/>
            <w:sz w:val="26"/>
            <w:szCs w:val="26"/>
            <w:highlight w:val="green"/>
          </w:rPr>
          <w:t xml:space="preserve"> </w:t>
        </w:r>
      </w:ins>
      <w:r w:rsidR="701C64F0" w:rsidRPr="00210247">
        <w:rPr>
          <w:rFonts w:ascii="Times New Roman" w:eastAsia="Times New Roman" w:hAnsi="Times New Roman" w:cs="Times New Roman"/>
          <w:color w:val="FF0000"/>
          <w:sz w:val="26"/>
          <w:szCs w:val="26"/>
          <w:highlight w:val="green"/>
        </w:rPr>
        <w:t>this tool</w:t>
      </w:r>
      <w:r w:rsidR="4F8676E6" w:rsidRPr="00210247">
        <w:rPr>
          <w:rFonts w:ascii="Times New Roman" w:eastAsia="Times New Roman" w:hAnsi="Times New Roman" w:cs="Times New Roman"/>
          <w:color w:val="FF0000"/>
          <w:sz w:val="26"/>
          <w:szCs w:val="26"/>
          <w:highlight w:val="green"/>
        </w:rPr>
        <w:t xml:space="preserve"> </w:t>
      </w:r>
      <w:r w:rsidR="018040FC" w:rsidRPr="00210247">
        <w:rPr>
          <w:rFonts w:ascii="Times New Roman" w:eastAsia="Times New Roman" w:hAnsi="Times New Roman" w:cs="Times New Roman"/>
          <w:color w:val="FF0000"/>
          <w:sz w:val="26"/>
          <w:szCs w:val="26"/>
          <w:highlight w:val="green"/>
        </w:rPr>
        <w:t xml:space="preserve">alone </w:t>
      </w:r>
      <w:r w:rsidR="2ADCE8C3" w:rsidRPr="00210247">
        <w:rPr>
          <w:rFonts w:ascii="Times New Roman" w:eastAsia="Times New Roman" w:hAnsi="Times New Roman" w:cs="Times New Roman"/>
          <w:color w:val="FF0000"/>
          <w:sz w:val="26"/>
          <w:szCs w:val="26"/>
          <w:highlight w:val="green"/>
        </w:rPr>
        <w:t xml:space="preserve">may </w:t>
      </w:r>
      <w:r w:rsidR="4F8676E6" w:rsidRPr="00210247">
        <w:rPr>
          <w:rFonts w:ascii="Times New Roman" w:eastAsia="Times New Roman" w:hAnsi="Times New Roman" w:cs="Times New Roman"/>
          <w:color w:val="FF0000"/>
          <w:sz w:val="26"/>
          <w:szCs w:val="26"/>
          <w:highlight w:val="green"/>
        </w:rPr>
        <w:t>not provide all of the information needed for a</w:t>
      </w:r>
      <w:r w:rsidR="15425D6E" w:rsidRPr="00210247">
        <w:rPr>
          <w:rFonts w:ascii="Times New Roman" w:eastAsia="Times New Roman" w:hAnsi="Times New Roman" w:cs="Times New Roman"/>
          <w:color w:val="FF0000"/>
          <w:sz w:val="26"/>
          <w:szCs w:val="26"/>
          <w:highlight w:val="green"/>
        </w:rPr>
        <w:t xml:space="preserve"> full</w:t>
      </w:r>
      <w:r w:rsidR="4F8676E6" w:rsidRPr="00210247">
        <w:rPr>
          <w:rFonts w:ascii="Times New Roman" w:eastAsia="Times New Roman" w:hAnsi="Times New Roman" w:cs="Times New Roman"/>
          <w:color w:val="FF0000"/>
          <w:sz w:val="26"/>
          <w:szCs w:val="26"/>
          <w:highlight w:val="green"/>
        </w:rPr>
        <w:t xml:space="preserve"> RSA assessment.</w:t>
      </w:r>
      <w:commentRangeEnd w:id="2"/>
      <w:r w:rsidR="00210247" w:rsidRPr="00210247">
        <w:rPr>
          <w:rStyle w:val="CommentReference"/>
          <w:rFonts w:ascii="Times New Roman" w:eastAsia="Times New Roman" w:hAnsi="Times New Roman" w:cs="Times New Roman"/>
          <w:color w:val="FF0000"/>
          <w:sz w:val="26"/>
          <w:szCs w:val="26"/>
          <w:highlight w:val="green"/>
        </w:rPr>
        <w:commentReference w:id="2"/>
      </w:r>
      <w:r w:rsidR="4F8676E6" w:rsidRPr="00210247">
        <w:rPr>
          <w:rFonts w:ascii="Times New Roman" w:eastAsia="Times New Roman" w:hAnsi="Times New Roman" w:cs="Times New Roman"/>
          <w:color w:val="FF0000"/>
          <w:sz w:val="26"/>
          <w:szCs w:val="26"/>
          <w:highlight w:val="green"/>
        </w:rPr>
        <w:t xml:space="preserve"> </w:t>
      </w:r>
      <w:r w:rsidR="5B11EF36" w:rsidRPr="00210247">
        <w:rPr>
          <w:rFonts w:ascii="Times New Roman" w:eastAsia="Times New Roman" w:hAnsi="Times New Roman" w:cs="Times New Roman"/>
          <w:color w:val="FF0000"/>
          <w:sz w:val="26"/>
          <w:szCs w:val="26"/>
          <w:highlight w:val="green"/>
        </w:rPr>
        <w:t>U</w:t>
      </w:r>
      <w:r w:rsidRPr="00210247">
        <w:rPr>
          <w:rFonts w:ascii="Times New Roman" w:eastAsia="Times New Roman" w:hAnsi="Times New Roman" w:cs="Times New Roman"/>
          <w:color w:val="FF0000"/>
          <w:sz w:val="26"/>
          <w:szCs w:val="26"/>
          <w:highlight w:val="green"/>
        </w:rPr>
        <w:t>se</w:t>
      </w:r>
      <w:r w:rsidRPr="3EAC6358">
        <w:rPr>
          <w:rFonts w:ascii="Times New Roman" w:eastAsia="Times New Roman" w:hAnsi="Times New Roman" w:cs="Times New Roman"/>
          <w:color w:val="212529"/>
          <w:sz w:val="26"/>
          <w:szCs w:val="26"/>
        </w:rPr>
        <w:t xml:space="preserve"> the reports with local information to decide whether Representative Sample Areas (RSAs) are needed under Criterion 6.5 of the </w:t>
      </w:r>
      <w:hyperlink r:id="rId12">
        <w:r w:rsidRPr="3EAC6358">
          <w:rPr>
            <w:rFonts w:ascii="Times New Roman" w:eastAsia="Times New Roman" w:hAnsi="Times New Roman" w:cs="Times New Roman"/>
            <w:color w:val="0D6EFD"/>
            <w:sz w:val="26"/>
            <w:szCs w:val="26"/>
            <w:u w:val="single"/>
          </w:rPr>
          <w:t>FSC US Forest Stewardship Standard V2.0</w:t>
        </w:r>
      </w:hyperlink>
      <w:r w:rsidRPr="3EAC6358">
        <w:rPr>
          <w:rFonts w:ascii="Times New Roman" w:eastAsia="Times New Roman" w:hAnsi="Times New Roman" w:cs="Times New Roman"/>
          <w:color w:val="212529"/>
          <w:sz w:val="26"/>
          <w:szCs w:val="26"/>
        </w:rPr>
        <w:t xml:space="preserve"> (US FSS).</w:t>
      </w:r>
    </w:p>
    <w:p w14:paraId="2F21063C" w14:textId="77777777" w:rsidR="00A83D18" w:rsidRPr="00A83D18" w:rsidRDefault="00A83D18" w:rsidP="00A83D18">
      <w:pPr>
        <w:shd w:val="clear" w:color="auto" w:fill="FFFFFF"/>
        <w:spacing w:after="100" w:afterAutospacing="1" w:line="240" w:lineRule="auto"/>
        <w:rPr>
          <w:rFonts w:ascii="Times New Roman" w:eastAsia="Times New Roman" w:hAnsi="Times New Roman" w:cs="Times New Roman"/>
          <w:color w:val="212529"/>
          <w:kern w:val="0"/>
          <w:sz w:val="26"/>
          <w:szCs w:val="26"/>
          <w14:ligatures w14:val="none"/>
        </w:rPr>
      </w:pPr>
      <w:r w:rsidRPr="00A83D18">
        <w:rPr>
          <w:rFonts w:ascii="Times New Roman" w:eastAsia="Times New Roman" w:hAnsi="Times New Roman" w:cs="Times New Roman"/>
          <w:b/>
          <w:bCs/>
          <w:color w:val="212529"/>
          <w:kern w:val="0"/>
          <w:sz w:val="26"/>
          <w:szCs w:val="26"/>
          <w14:ligatures w14:val="none"/>
        </w:rPr>
        <w:t>Select the Ecological Section containing your management unit to open its report.</w:t>
      </w:r>
      <w:r w:rsidRPr="00A83D18">
        <w:rPr>
          <w:rFonts w:ascii="Times New Roman" w:eastAsia="Times New Roman" w:hAnsi="Times New Roman" w:cs="Times New Roman"/>
          <w:color w:val="212529"/>
          <w:kern w:val="0"/>
          <w:sz w:val="26"/>
          <w:szCs w:val="26"/>
          <w14:ligatures w14:val="none"/>
        </w:rPr>
        <w:t xml:space="preserve"> If your management unit crosses section boundaries, review each relevant report.</w:t>
      </w:r>
    </w:p>
    <w:p w14:paraId="20F8FF92" w14:textId="77777777" w:rsidR="00A83D18" w:rsidRPr="00A83D18" w:rsidRDefault="00A83D18" w:rsidP="00A83D18">
      <w:pPr>
        <w:shd w:val="clear" w:color="auto" w:fill="FFFFFF"/>
        <w:spacing w:before="100" w:beforeAutospacing="1" w:after="100" w:afterAutospacing="1" w:line="240" w:lineRule="auto"/>
        <w:outlineLvl w:val="2"/>
        <w:rPr>
          <w:rFonts w:ascii="Times New Roman" w:eastAsia="Times New Roman" w:hAnsi="Times New Roman" w:cs="Times New Roman"/>
          <w:b/>
          <w:bCs/>
          <w:color w:val="212529"/>
          <w:kern w:val="0"/>
          <w:sz w:val="27"/>
          <w:szCs w:val="27"/>
          <w14:ligatures w14:val="none"/>
        </w:rPr>
      </w:pPr>
      <w:r w:rsidRPr="00A83D18">
        <w:rPr>
          <w:rFonts w:ascii="Times New Roman" w:eastAsia="Times New Roman" w:hAnsi="Times New Roman" w:cs="Times New Roman"/>
          <w:b/>
          <w:bCs/>
          <w:color w:val="212529"/>
          <w:kern w:val="0"/>
          <w:sz w:val="27"/>
          <w:szCs w:val="27"/>
          <w14:ligatures w14:val="none"/>
        </w:rPr>
        <w:t>What the reports show</w:t>
      </w:r>
    </w:p>
    <w:p w14:paraId="0B713A5E" w14:textId="77777777" w:rsidR="00A83D18" w:rsidRPr="00A83D18" w:rsidRDefault="00A83D18" w:rsidP="6C2846DB">
      <w:pPr>
        <w:shd w:val="clear" w:color="auto" w:fill="FFFFFF" w:themeFill="background1"/>
        <w:spacing w:after="100" w:afterAutospacing="1" w:line="240" w:lineRule="auto"/>
        <w:rPr>
          <w:rFonts w:ascii="Times New Roman" w:eastAsia="Times New Roman" w:hAnsi="Times New Roman" w:cs="Times New Roman"/>
          <w:color w:val="212529"/>
          <w:kern w:val="0"/>
          <w:sz w:val="26"/>
          <w:szCs w:val="26"/>
          <w14:ligatures w14:val="none"/>
        </w:rPr>
      </w:pPr>
      <w:commentRangeStart w:id="4"/>
      <w:r w:rsidRPr="00A83D18">
        <w:rPr>
          <w:rFonts w:ascii="Times New Roman" w:eastAsia="Times New Roman" w:hAnsi="Times New Roman" w:cs="Times New Roman"/>
          <w:color w:val="212529"/>
          <w:kern w:val="0"/>
          <w:sz w:val="26"/>
          <w:szCs w:val="26"/>
          <w14:ligatures w14:val="none"/>
        </w:rPr>
        <w:t>Each report helps you understand:</w:t>
      </w:r>
      <w:commentRangeEnd w:id="4"/>
      <w:r w:rsidRPr="00A83D18">
        <w:rPr>
          <w:rStyle w:val="CommentReference"/>
          <w:rFonts w:ascii="Times New Roman" w:eastAsia="Times New Roman" w:hAnsi="Times New Roman" w:cs="Times New Roman"/>
          <w:color w:val="212529"/>
          <w:kern w:val="0"/>
          <w:sz w:val="26"/>
          <w:szCs w:val="26"/>
          <w14:ligatures w14:val="none"/>
        </w:rPr>
        <w:commentReference w:id="4"/>
      </w:r>
    </w:p>
    <w:p w14:paraId="11D8CFB7" w14:textId="3C426FBE" w:rsidR="00A83D18" w:rsidRPr="00A83D18" w:rsidRDefault="00A83D18" w:rsidP="3EAC6358">
      <w:pPr>
        <w:numPr>
          <w:ilvl w:val="0"/>
          <w:numId w:val="1"/>
        </w:numPr>
        <w:shd w:val="clear" w:color="auto" w:fill="FFFFFF" w:themeFill="background1"/>
        <w:spacing w:before="100" w:beforeAutospacing="1" w:after="100" w:afterAutospacing="1" w:line="240" w:lineRule="auto"/>
        <w:rPr>
          <w:rFonts w:ascii="Times New Roman" w:eastAsia="Times New Roman" w:hAnsi="Times New Roman" w:cs="Times New Roman"/>
          <w:color w:val="212529"/>
          <w:kern w:val="0"/>
          <w:sz w:val="26"/>
          <w:szCs w:val="26"/>
          <w14:ligatures w14:val="none"/>
        </w:rPr>
      </w:pPr>
      <w:r w:rsidRPr="00A83D18">
        <w:rPr>
          <w:rFonts w:ascii="Times New Roman" w:eastAsia="Times New Roman" w:hAnsi="Times New Roman" w:cs="Times New Roman"/>
          <w:b/>
          <w:bCs/>
          <w:color w:val="212529"/>
          <w:kern w:val="0"/>
          <w:sz w:val="26"/>
          <w:szCs w:val="26"/>
          <w14:ligatures w14:val="none"/>
        </w:rPr>
        <w:t>Historical native ecosystems:</w:t>
      </w:r>
      <w:r w:rsidRPr="00A83D18">
        <w:rPr>
          <w:rFonts w:ascii="Times New Roman" w:eastAsia="Times New Roman" w:hAnsi="Times New Roman" w:cs="Times New Roman"/>
          <w:color w:val="212529"/>
          <w:kern w:val="0"/>
          <w:sz w:val="26"/>
          <w:szCs w:val="26"/>
          <w14:ligatures w14:val="none"/>
        </w:rPr>
        <w:t xml:space="preserve"> The </w:t>
      </w:r>
      <w:r w:rsidR="01088C13" w:rsidRPr="00210247">
        <w:rPr>
          <w:rFonts w:ascii="Times New Roman" w:eastAsia="Times New Roman" w:hAnsi="Times New Roman" w:cs="Times New Roman"/>
          <w:color w:val="FF0000"/>
          <w:sz w:val="26"/>
          <w:szCs w:val="26"/>
          <w:highlight w:val="green"/>
        </w:rPr>
        <w:t>most prominent</w:t>
      </w:r>
      <w:r w:rsidR="01088C13" w:rsidRPr="3EAC6358">
        <w:rPr>
          <w:rFonts w:ascii="Times New Roman" w:eastAsia="Times New Roman" w:hAnsi="Times New Roman" w:cs="Times New Roman"/>
          <w:color w:val="212529"/>
          <w:sz w:val="26"/>
          <w:szCs w:val="26"/>
        </w:rPr>
        <w:t xml:space="preserve"> </w:t>
      </w:r>
      <w:r w:rsidRPr="3EAC6358">
        <w:rPr>
          <w:rFonts w:ascii="Times New Roman" w:eastAsia="Times New Roman" w:hAnsi="Times New Roman" w:cs="Times New Roman"/>
          <w:color w:val="212529"/>
          <w:sz w:val="26"/>
          <w:szCs w:val="26"/>
        </w:rPr>
        <w:t>native ecosystems expected under pre-colonization disturbance patterns, given current climate, soils, and other physical conditions.</w:t>
      </w:r>
    </w:p>
    <w:p w14:paraId="45A54F5C" w14:textId="12313CA7" w:rsidR="00A83D18" w:rsidRPr="00A83D18" w:rsidRDefault="00A83D18" w:rsidP="3EAC6358">
      <w:pPr>
        <w:numPr>
          <w:ilvl w:val="0"/>
          <w:numId w:val="1"/>
        </w:numPr>
        <w:shd w:val="clear" w:color="auto" w:fill="FFFFFF" w:themeFill="background1"/>
        <w:spacing w:before="100" w:beforeAutospacing="1" w:after="100" w:afterAutospacing="1" w:line="240" w:lineRule="auto"/>
        <w:rPr>
          <w:rFonts w:ascii="Times New Roman" w:eastAsia="Times New Roman" w:hAnsi="Times New Roman" w:cs="Times New Roman"/>
          <w:color w:val="212529"/>
          <w:kern w:val="0"/>
          <w:sz w:val="26"/>
          <w:szCs w:val="26"/>
          <w14:ligatures w14:val="none"/>
        </w:rPr>
      </w:pPr>
      <w:r w:rsidRPr="00A83D18">
        <w:rPr>
          <w:rFonts w:ascii="Times New Roman" w:eastAsia="Times New Roman" w:hAnsi="Times New Roman" w:cs="Times New Roman"/>
          <w:b/>
          <w:bCs/>
          <w:color w:val="212529"/>
          <w:kern w:val="0"/>
          <w:sz w:val="26"/>
          <w:szCs w:val="26"/>
          <w14:ligatures w14:val="none"/>
        </w:rPr>
        <w:t>Existing ecosystems:</w:t>
      </w:r>
      <w:r w:rsidRPr="00A83D18">
        <w:rPr>
          <w:rFonts w:ascii="Times New Roman" w:eastAsia="Times New Roman" w:hAnsi="Times New Roman" w:cs="Times New Roman"/>
          <w:color w:val="212529"/>
          <w:kern w:val="0"/>
          <w:sz w:val="26"/>
          <w:szCs w:val="26"/>
          <w14:ligatures w14:val="none"/>
        </w:rPr>
        <w:t xml:space="preserve"> The </w:t>
      </w:r>
      <w:r w:rsidR="2B864B7B" w:rsidRPr="00210247">
        <w:rPr>
          <w:rFonts w:ascii="Times New Roman" w:eastAsia="Times New Roman" w:hAnsi="Times New Roman" w:cs="Times New Roman"/>
          <w:color w:val="FF0000"/>
          <w:sz w:val="26"/>
          <w:szCs w:val="26"/>
          <w:highlight w:val="green"/>
        </w:rPr>
        <w:t>most prominent</w:t>
      </w:r>
      <w:r w:rsidR="2B864B7B" w:rsidRPr="3EAC6358">
        <w:rPr>
          <w:rFonts w:ascii="Times New Roman" w:eastAsia="Times New Roman" w:hAnsi="Times New Roman" w:cs="Times New Roman"/>
          <w:color w:val="FF0000"/>
          <w:sz w:val="26"/>
          <w:szCs w:val="26"/>
        </w:rPr>
        <w:t xml:space="preserve"> </w:t>
      </w:r>
      <w:r w:rsidRPr="3EAC6358">
        <w:rPr>
          <w:rFonts w:ascii="Times New Roman" w:eastAsia="Times New Roman" w:hAnsi="Times New Roman" w:cs="Times New Roman"/>
          <w:color w:val="212529"/>
          <w:sz w:val="26"/>
          <w:szCs w:val="26"/>
        </w:rPr>
        <w:t>ecosystems currently mapped in the landscape.</w:t>
      </w:r>
    </w:p>
    <w:p w14:paraId="71E258E1" w14:textId="77777777" w:rsidR="00A83D18" w:rsidRPr="00A83D18" w:rsidRDefault="00A83D18" w:rsidP="00A83D18">
      <w:pPr>
        <w:numPr>
          <w:ilvl w:val="0"/>
          <w:numId w:val="1"/>
        </w:numPr>
        <w:shd w:val="clear" w:color="auto" w:fill="FFFFFF"/>
        <w:spacing w:before="100" w:beforeAutospacing="1" w:after="100" w:afterAutospacing="1" w:line="240" w:lineRule="auto"/>
        <w:rPr>
          <w:rFonts w:ascii="Times New Roman" w:eastAsia="Times New Roman" w:hAnsi="Times New Roman" w:cs="Times New Roman"/>
          <w:color w:val="212529"/>
          <w:kern w:val="0"/>
          <w:sz w:val="26"/>
          <w:szCs w:val="26"/>
          <w14:ligatures w14:val="none"/>
        </w:rPr>
      </w:pPr>
      <w:r w:rsidRPr="00A83D18">
        <w:rPr>
          <w:rFonts w:ascii="Times New Roman" w:eastAsia="Times New Roman" w:hAnsi="Times New Roman" w:cs="Times New Roman"/>
          <w:b/>
          <w:bCs/>
          <w:color w:val="212529"/>
          <w:kern w:val="0"/>
          <w:sz w:val="26"/>
          <w:szCs w:val="26"/>
          <w14:ligatures w14:val="none"/>
        </w:rPr>
        <w:t>Protection of existing ecosystems:</w:t>
      </w:r>
      <w:r w:rsidRPr="00A83D18">
        <w:rPr>
          <w:rFonts w:ascii="Times New Roman" w:eastAsia="Times New Roman" w:hAnsi="Times New Roman" w:cs="Times New Roman"/>
          <w:color w:val="212529"/>
          <w:kern w:val="0"/>
          <w:sz w:val="26"/>
          <w:szCs w:val="26"/>
          <w14:ligatures w14:val="none"/>
        </w:rPr>
        <w:t xml:space="preserve"> How much of each existing ecosystem occurs within protected areas and the level of protection those areas provide.</w:t>
      </w:r>
    </w:p>
    <w:p w14:paraId="1378B57D" w14:textId="77777777" w:rsidR="00A83D18" w:rsidRPr="00A83D18" w:rsidRDefault="00A83D18" w:rsidP="00A83D18">
      <w:pPr>
        <w:shd w:val="clear" w:color="auto" w:fill="FFFFFF"/>
        <w:spacing w:after="100" w:afterAutospacing="1" w:line="240" w:lineRule="auto"/>
        <w:rPr>
          <w:rFonts w:ascii="Times New Roman" w:eastAsia="Times New Roman" w:hAnsi="Times New Roman" w:cs="Times New Roman"/>
          <w:color w:val="212529"/>
          <w:kern w:val="0"/>
          <w:sz w:val="26"/>
          <w:szCs w:val="26"/>
          <w14:ligatures w14:val="none"/>
        </w:rPr>
      </w:pPr>
      <w:r w:rsidRPr="00A83D18">
        <w:rPr>
          <w:rFonts w:ascii="Times New Roman" w:eastAsia="Times New Roman" w:hAnsi="Times New Roman" w:cs="Times New Roman"/>
          <w:color w:val="212529"/>
          <w:kern w:val="0"/>
          <w:sz w:val="26"/>
          <w:szCs w:val="26"/>
          <w14:ligatures w14:val="none"/>
        </w:rPr>
        <w:t>Use this information with local knowledge and other available information to assess whether native ecosystems are adequately represented and protected in your landscape.</w:t>
      </w:r>
    </w:p>
    <w:p w14:paraId="18D738BB" w14:textId="77777777" w:rsidR="00A83D18" w:rsidRPr="00A83D18" w:rsidRDefault="00A83D18" w:rsidP="00A83D18">
      <w:pPr>
        <w:shd w:val="clear" w:color="auto" w:fill="FFFFFF"/>
        <w:spacing w:before="100" w:beforeAutospacing="1" w:after="100" w:afterAutospacing="1" w:line="240" w:lineRule="auto"/>
        <w:outlineLvl w:val="2"/>
        <w:rPr>
          <w:rFonts w:ascii="Times New Roman" w:eastAsia="Times New Roman" w:hAnsi="Times New Roman" w:cs="Times New Roman"/>
          <w:b/>
          <w:bCs/>
          <w:color w:val="212529"/>
          <w:kern w:val="0"/>
          <w:sz w:val="27"/>
          <w:szCs w:val="27"/>
          <w14:ligatures w14:val="none"/>
        </w:rPr>
      </w:pPr>
      <w:r w:rsidRPr="00A83D18">
        <w:rPr>
          <w:rFonts w:ascii="Times New Roman" w:eastAsia="Times New Roman" w:hAnsi="Times New Roman" w:cs="Times New Roman"/>
          <w:b/>
          <w:bCs/>
          <w:color w:val="212529"/>
          <w:kern w:val="0"/>
          <w:sz w:val="27"/>
          <w:szCs w:val="27"/>
          <w14:ligatures w14:val="none"/>
        </w:rPr>
        <w:t>What the tool does not determine</w:t>
      </w:r>
    </w:p>
    <w:p w14:paraId="13A819E1" w14:textId="77777777" w:rsidR="00A83D18" w:rsidRPr="00A83D18" w:rsidRDefault="00A83D18" w:rsidP="00A83D18">
      <w:pPr>
        <w:shd w:val="clear" w:color="auto" w:fill="FFFFFF"/>
        <w:spacing w:after="100" w:afterAutospacing="1" w:line="240" w:lineRule="auto"/>
        <w:rPr>
          <w:rFonts w:ascii="Times New Roman" w:eastAsia="Times New Roman" w:hAnsi="Times New Roman" w:cs="Times New Roman"/>
          <w:color w:val="212529"/>
          <w:kern w:val="0"/>
          <w:sz w:val="26"/>
          <w:szCs w:val="26"/>
          <w14:ligatures w14:val="none"/>
        </w:rPr>
      </w:pPr>
      <w:r w:rsidRPr="00A83D18">
        <w:rPr>
          <w:rFonts w:ascii="Times New Roman" w:eastAsia="Times New Roman" w:hAnsi="Times New Roman" w:cs="Times New Roman"/>
          <w:color w:val="212529"/>
          <w:kern w:val="0"/>
          <w:sz w:val="26"/>
          <w:szCs w:val="26"/>
          <w14:ligatures w14:val="none"/>
        </w:rPr>
        <w:t>The reports provide landscape context. They do not identify RSA boundaries, determine whether protection is adequate, or establish conformance with Criterion 6.5.</w:t>
      </w:r>
    </w:p>
    <w:p w14:paraId="32F58C34" w14:textId="77777777" w:rsidR="00A83D18" w:rsidRPr="00A83D18" w:rsidRDefault="00A83D18" w:rsidP="00A83D18">
      <w:pPr>
        <w:shd w:val="clear" w:color="auto" w:fill="FFFFFF"/>
        <w:spacing w:after="100" w:afterAutospacing="1" w:line="240" w:lineRule="auto"/>
        <w:rPr>
          <w:rFonts w:ascii="Times New Roman" w:eastAsia="Times New Roman" w:hAnsi="Times New Roman" w:cs="Times New Roman"/>
          <w:color w:val="212529"/>
          <w:kern w:val="0"/>
          <w:sz w:val="26"/>
          <w:szCs w:val="26"/>
          <w14:ligatures w14:val="none"/>
        </w:rPr>
      </w:pPr>
      <w:r w:rsidRPr="00A83D18">
        <w:rPr>
          <w:rFonts w:ascii="Times New Roman" w:eastAsia="Times New Roman" w:hAnsi="Times New Roman" w:cs="Times New Roman"/>
          <w:color w:val="212529"/>
          <w:kern w:val="0"/>
          <w:sz w:val="26"/>
          <w:szCs w:val="26"/>
          <w14:ligatures w14:val="none"/>
        </w:rPr>
        <w:t>Local data, finer-scale analysis, field observations, or expert consultation may be needed to complete your assessment. Small or rare ecosystems require particular attention because landscape data may not capture them reliably.</w:t>
      </w:r>
    </w:p>
    <w:p w14:paraId="11107AF7" w14:textId="77777777" w:rsidR="00A83D18" w:rsidRPr="00A83D18" w:rsidRDefault="00A83D18" w:rsidP="00A83D18">
      <w:pPr>
        <w:shd w:val="clear" w:color="auto" w:fill="FFFFFF"/>
        <w:spacing w:after="100" w:afterAutospacing="1" w:line="240" w:lineRule="auto"/>
        <w:rPr>
          <w:rFonts w:ascii="Times New Roman" w:eastAsia="Times New Roman" w:hAnsi="Times New Roman" w:cs="Times New Roman"/>
          <w:color w:val="212529"/>
          <w:kern w:val="0"/>
          <w:sz w:val="26"/>
          <w:szCs w:val="26"/>
          <w14:ligatures w14:val="none"/>
        </w:rPr>
      </w:pPr>
      <w:r w:rsidRPr="00A83D18">
        <w:rPr>
          <w:rFonts w:ascii="Times New Roman" w:eastAsia="Times New Roman" w:hAnsi="Times New Roman" w:cs="Times New Roman"/>
          <w:color w:val="212529"/>
          <w:kern w:val="0"/>
          <w:sz w:val="26"/>
          <w:szCs w:val="26"/>
          <w14:ligatures w14:val="none"/>
        </w:rPr>
        <w:lastRenderedPageBreak/>
        <w:t xml:space="preserve">See Criterion 6.5 in the </w:t>
      </w:r>
      <w:hyperlink r:id="rId13" w:tgtFrame="_blank" w:history="1">
        <w:r w:rsidRPr="00A83D18">
          <w:rPr>
            <w:rFonts w:ascii="Times New Roman" w:eastAsia="Times New Roman" w:hAnsi="Times New Roman" w:cs="Times New Roman"/>
            <w:color w:val="0D6EFD"/>
            <w:kern w:val="0"/>
            <w:sz w:val="26"/>
            <w:szCs w:val="26"/>
            <w:u w:val="single"/>
            <w14:ligatures w14:val="none"/>
          </w:rPr>
          <w:t>US FSS</w:t>
        </w:r>
      </w:hyperlink>
      <w:r w:rsidRPr="00A83D18">
        <w:rPr>
          <w:rFonts w:ascii="Times New Roman" w:eastAsia="Times New Roman" w:hAnsi="Times New Roman" w:cs="Times New Roman"/>
          <w:color w:val="212529"/>
          <w:kern w:val="0"/>
          <w:sz w:val="26"/>
          <w:szCs w:val="26"/>
          <w14:ligatures w14:val="none"/>
        </w:rPr>
        <w:t xml:space="preserve"> for the requirements, and Annex G for further guidance.</w:t>
      </w:r>
    </w:p>
    <w:p w14:paraId="404A0190" w14:textId="77777777" w:rsidR="00A83D18" w:rsidRPr="00A83D18" w:rsidRDefault="00A83D18" w:rsidP="00A83D18">
      <w:pPr>
        <w:spacing w:after="0" w:line="240" w:lineRule="auto"/>
        <w:rPr>
          <w:rFonts w:ascii="Times New Roman" w:eastAsia="Times New Roman" w:hAnsi="Times New Roman" w:cs="Times New Roman"/>
          <w:kern w:val="0"/>
          <w14:ligatures w14:val="none"/>
        </w:rPr>
      </w:pPr>
    </w:p>
    <w:p w14:paraId="722AD51D" w14:textId="77777777" w:rsidR="00A83D18" w:rsidRPr="00A83D18" w:rsidRDefault="00000000" w:rsidP="00A83D18">
      <w:pPr>
        <w:spacing w:after="0" w:line="240" w:lineRule="auto"/>
        <w:rPr>
          <w:rFonts w:ascii="Times New Roman" w:eastAsia="Times New Roman" w:hAnsi="Times New Roman" w:cs="Times New Roman"/>
          <w:kern w:val="0"/>
          <w:sz w:val="26"/>
          <w:szCs w:val="26"/>
          <w14:ligatures w14:val="none"/>
        </w:rPr>
      </w:pPr>
      <w:r>
        <w:rPr>
          <w:rFonts w:ascii="Times New Roman" w:eastAsia="Times New Roman" w:hAnsi="Times New Roman" w:cs="Times New Roman"/>
          <w:noProof/>
          <w:kern w:val="0"/>
        </w:rPr>
        <w:pict w14:anchorId="0A840EBB">
          <v:rect id="_x0000_i1025" alt="" style="width:468pt;height:.05pt;mso-width-percent:0;mso-height-percent:0;mso-width-percent:0;mso-height-percent:0" o:hralign="center" o:hrstd="t" o:hr="t" fillcolor="#a0a0a0" stroked="f"/>
        </w:pict>
      </w:r>
    </w:p>
    <w:p w14:paraId="703EB7A3" w14:textId="77777777" w:rsidR="00A83D18" w:rsidRPr="00A83D18" w:rsidRDefault="00A83D18" w:rsidP="00A83D18">
      <w:pPr>
        <w:shd w:val="clear" w:color="auto" w:fill="FFFFFF"/>
        <w:spacing w:after="100" w:afterAutospacing="1" w:line="240" w:lineRule="auto"/>
        <w:rPr>
          <w:rFonts w:ascii="Times New Roman" w:eastAsia="Times New Roman" w:hAnsi="Times New Roman" w:cs="Times New Roman"/>
          <w:color w:val="212529"/>
          <w:kern w:val="0"/>
          <w:sz w:val="26"/>
          <w:szCs w:val="26"/>
          <w14:ligatures w14:val="none"/>
        </w:rPr>
      </w:pPr>
      <w:r w:rsidRPr="00A83D18">
        <w:rPr>
          <w:rFonts w:ascii="Times New Roman" w:eastAsia="Times New Roman" w:hAnsi="Times New Roman" w:cs="Times New Roman"/>
          <w:color w:val="212529"/>
          <w:kern w:val="0"/>
          <w:sz w:val="26"/>
          <w:szCs w:val="26"/>
          <w14:ligatures w14:val="none"/>
        </w:rPr>
        <w:t xml:space="preserve">Developed by </w:t>
      </w:r>
      <w:hyperlink r:id="rId14" w:tgtFrame="_blank" w:history="1">
        <w:r w:rsidRPr="00A83D18">
          <w:rPr>
            <w:rFonts w:ascii="Times New Roman" w:eastAsia="Times New Roman" w:hAnsi="Times New Roman" w:cs="Times New Roman"/>
            <w:color w:val="0D6EFD"/>
            <w:kern w:val="0"/>
            <w:sz w:val="26"/>
            <w:szCs w:val="26"/>
            <w:u w:val="single"/>
            <w14:ligatures w14:val="none"/>
          </w:rPr>
          <w:t>The Nature Conservancy’s LANDFIRE Team</w:t>
        </w:r>
      </w:hyperlink>
      <w:r w:rsidRPr="00A83D18">
        <w:rPr>
          <w:rFonts w:ascii="Times New Roman" w:eastAsia="Times New Roman" w:hAnsi="Times New Roman" w:cs="Times New Roman"/>
          <w:color w:val="212529"/>
          <w:kern w:val="0"/>
          <w:sz w:val="26"/>
          <w:szCs w:val="26"/>
          <w14:ligatures w14:val="none"/>
        </w:rPr>
        <w:t xml:space="preserve"> with oversight from </w:t>
      </w:r>
      <w:hyperlink r:id="rId15" w:tgtFrame="_blank" w:history="1">
        <w:r w:rsidRPr="00A83D18">
          <w:rPr>
            <w:rFonts w:ascii="Times New Roman" w:eastAsia="Times New Roman" w:hAnsi="Times New Roman" w:cs="Times New Roman"/>
            <w:color w:val="0D6EFD"/>
            <w:kern w:val="0"/>
            <w:sz w:val="26"/>
            <w:szCs w:val="26"/>
            <w:u w:val="single"/>
            <w14:ligatures w14:val="none"/>
          </w:rPr>
          <w:t>FSC US</w:t>
        </w:r>
      </w:hyperlink>
      <w:r w:rsidRPr="00A83D18">
        <w:rPr>
          <w:rFonts w:ascii="Times New Roman" w:eastAsia="Times New Roman" w:hAnsi="Times New Roman" w:cs="Times New Roman"/>
          <w:color w:val="212529"/>
          <w:kern w:val="0"/>
          <w:sz w:val="26"/>
          <w:szCs w:val="26"/>
          <w14:ligatures w14:val="none"/>
        </w:rPr>
        <w:t>.</w:t>
      </w:r>
    </w:p>
    <w:p w14:paraId="1BFE90BF" w14:textId="77777777" w:rsidR="00097043" w:rsidRDefault="00097043"/>
    <w:p w14:paraId="5E42763C" w14:textId="77777777" w:rsidR="00A83D18" w:rsidRDefault="00A83D18"/>
    <w:p w14:paraId="4DFA57FF" w14:textId="17D215A3" w:rsidR="00A83D18" w:rsidRDefault="00A83D18">
      <w:commentRangeStart w:id="5"/>
      <w:r>
        <w:t>Report page:</w:t>
      </w:r>
      <w:commentRangeEnd w:id="5"/>
      <w:r>
        <w:rPr>
          <w:rStyle w:val="CommentReference"/>
          <w:sz w:val="24"/>
          <w:szCs w:val="24"/>
        </w:rPr>
        <w:commentReference w:id="5"/>
      </w:r>
    </w:p>
    <w:p w14:paraId="23D185D4" w14:textId="77777777" w:rsidR="00A83D18" w:rsidRPr="00A83D18" w:rsidRDefault="00A83D18" w:rsidP="00A83D18">
      <w:pPr>
        <w:spacing w:after="0" w:line="240" w:lineRule="auto"/>
        <w:outlineLvl w:val="0"/>
        <w:rPr>
          <w:rFonts w:ascii="Times New Roman" w:eastAsia="Times New Roman" w:hAnsi="Times New Roman" w:cs="Times New Roman"/>
          <w:b/>
          <w:bCs/>
          <w:kern w:val="36"/>
          <w:sz w:val="48"/>
          <w:szCs w:val="48"/>
          <w14:ligatures w14:val="none"/>
        </w:rPr>
      </w:pPr>
      <w:r w:rsidRPr="00A83D18">
        <w:rPr>
          <w:rFonts w:ascii="Times New Roman" w:eastAsia="Times New Roman" w:hAnsi="Times New Roman" w:cs="Times New Roman"/>
          <w:b/>
          <w:bCs/>
          <w:kern w:val="36"/>
          <w:sz w:val="48"/>
          <w:szCs w:val="48"/>
          <w14:ligatures w14:val="none"/>
        </w:rPr>
        <w:t>RSA Assessment: Northern Minnesota Drift and Lake Plains Ecological Section</w:t>
      </w:r>
    </w:p>
    <w:p w14:paraId="3807CF09" w14:textId="77777777" w:rsidR="00A83D18" w:rsidRPr="00A83D18" w:rsidRDefault="00A83D18" w:rsidP="00A83D18">
      <w:pPr>
        <w:spacing w:before="60" w:after="120" w:line="240" w:lineRule="auto"/>
        <w:rPr>
          <w:rFonts w:ascii="Times New Roman" w:eastAsia="Times New Roman" w:hAnsi="Times New Roman" w:cs="Times New Roman"/>
          <w:kern w:val="0"/>
          <w14:ligatures w14:val="none"/>
        </w:rPr>
      </w:pPr>
      <w:r w:rsidRPr="00A83D18">
        <w:rPr>
          <w:rFonts w:ascii="Times New Roman" w:eastAsia="Times New Roman" w:hAnsi="Times New Roman" w:cs="Times New Roman"/>
          <w:kern w:val="0"/>
          <w14:ligatures w14:val="none"/>
        </w:rPr>
        <w:t>Landscape information to support FSC US FSS Criterion 6.5 assessments and RSA designation decisions.</w:t>
      </w:r>
    </w:p>
    <w:p w14:paraId="1E9E6EE1" w14:textId="77777777" w:rsidR="00A83D18" w:rsidRPr="00A83D18" w:rsidRDefault="00A83D18" w:rsidP="00A83D18">
      <w:pPr>
        <w:spacing w:after="0" w:line="240" w:lineRule="auto"/>
        <w:rPr>
          <w:rFonts w:ascii="Times New Roman" w:eastAsia="Times New Roman" w:hAnsi="Times New Roman" w:cs="Times New Roman"/>
          <w:caps/>
          <w:kern w:val="0"/>
          <w:sz w:val="19"/>
          <w:szCs w:val="19"/>
          <w14:ligatures w14:val="none"/>
        </w:rPr>
      </w:pPr>
      <w:r w:rsidRPr="00A83D18">
        <w:rPr>
          <w:rFonts w:ascii="Times New Roman" w:eastAsia="Times New Roman" w:hAnsi="Times New Roman" w:cs="Times New Roman"/>
          <w:caps/>
          <w:kern w:val="0"/>
          <w:sz w:val="19"/>
          <w:szCs w:val="19"/>
          <w14:ligatures w14:val="none"/>
        </w:rPr>
        <w:t>Authors</w:t>
      </w:r>
    </w:p>
    <w:p w14:paraId="3F1062B7" w14:textId="77777777" w:rsidR="00A83D18" w:rsidRPr="00A83D18" w:rsidRDefault="00A83D18" w:rsidP="00A83D18">
      <w:pPr>
        <w:spacing w:after="24" w:line="240" w:lineRule="auto"/>
        <w:rPr>
          <w:rFonts w:ascii="Times New Roman" w:eastAsia="Times New Roman" w:hAnsi="Times New Roman" w:cs="Times New Roman"/>
          <w:kern w:val="0"/>
          <w:sz w:val="22"/>
          <w:szCs w:val="22"/>
          <w14:ligatures w14:val="none"/>
        </w:rPr>
      </w:pPr>
      <w:r w:rsidRPr="00A83D18">
        <w:rPr>
          <w:rFonts w:ascii="Times New Roman" w:eastAsia="Times New Roman" w:hAnsi="Times New Roman" w:cs="Times New Roman"/>
          <w:kern w:val="0"/>
          <w:sz w:val="22"/>
          <w:szCs w:val="22"/>
          <w14:ligatures w14:val="none"/>
        </w:rPr>
        <w:t>Randy Swaty (rswaty@tnc.org)</w:t>
      </w:r>
    </w:p>
    <w:p w14:paraId="72A7CA10" w14:textId="77777777" w:rsidR="00A83D18" w:rsidRPr="00A83D18" w:rsidRDefault="00A83D18" w:rsidP="00A83D18">
      <w:pPr>
        <w:spacing w:after="24" w:line="240" w:lineRule="auto"/>
        <w:rPr>
          <w:rFonts w:ascii="Times New Roman" w:eastAsia="Times New Roman" w:hAnsi="Times New Roman" w:cs="Times New Roman"/>
          <w:kern w:val="0"/>
          <w:sz w:val="22"/>
          <w:szCs w:val="22"/>
          <w14:ligatures w14:val="none"/>
        </w:rPr>
      </w:pPr>
      <w:r w:rsidRPr="00A83D18">
        <w:rPr>
          <w:rFonts w:ascii="Times New Roman" w:eastAsia="Times New Roman" w:hAnsi="Times New Roman" w:cs="Times New Roman"/>
          <w:kern w:val="0"/>
          <w:sz w:val="22"/>
          <w:szCs w:val="22"/>
          <w14:ligatures w14:val="none"/>
        </w:rPr>
        <w:t>Carly Evans (c.evans@us.fsc.org)</w:t>
      </w:r>
    </w:p>
    <w:p w14:paraId="29FFC1DF" w14:textId="77777777" w:rsidR="00A83D18" w:rsidRPr="00A83D18" w:rsidRDefault="00A83D18" w:rsidP="00A83D18">
      <w:pPr>
        <w:spacing w:after="0" w:line="240" w:lineRule="auto"/>
        <w:rPr>
          <w:rFonts w:ascii="Times New Roman" w:eastAsia="Times New Roman" w:hAnsi="Times New Roman" w:cs="Times New Roman"/>
          <w:caps/>
          <w:kern w:val="0"/>
          <w:sz w:val="19"/>
          <w:szCs w:val="19"/>
          <w14:ligatures w14:val="none"/>
        </w:rPr>
      </w:pPr>
      <w:r w:rsidRPr="00A83D18">
        <w:rPr>
          <w:rFonts w:ascii="Times New Roman" w:eastAsia="Times New Roman" w:hAnsi="Times New Roman" w:cs="Times New Roman"/>
          <w:caps/>
          <w:kern w:val="0"/>
          <w:sz w:val="19"/>
          <w:szCs w:val="19"/>
          <w14:ligatures w14:val="none"/>
        </w:rPr>
        <w:t>Published</w:t>
      </w:r>
    </w:p>
    <w:p w14:paraId="53BD5DCE" w14:textId="77777777" w:rsidR="00A83D18" w:rsidRPr="00A83D18" w:rsidRDefault="00A83D18" w:rsidP="00A83D18">
      <w:pPr>
        <w:spacing w:after="24" w:line="240" w:lineRule="auto"/>
        <w:rPr>
          <w:rFonts w:ascii="Times New Roman" w:eastAsia="Times New Roman" w:hAnsi="Times New Roman" w:cs="Times New Roman"/>
          <w:kern w:val="0"/>
          <w:sz w:val="22"/>
          <w:szCs w:val="22"/>
          <w14:ligatures w14:val="none"/>
        </w:rPr>
      </w:pPr>
      <w:r w:rsidRPr="00A83D18">
        <w:rPr>
          <w:rFonts w:ascii="Times New Roman" w:eastAsia="Times New Roman" w:hAnsi="Times New Roman" w:cs="Times New Roman"/>
          <w:kern w:val="0"/>
          <w:sz w:val="22"/>
          <w:szCs w:val="22"/>
          <w14:ligatures w14:val="none"/>
        </w:rPr>
        <w:t>October 21, 2026</w:t>
      </w:r>
    </w:p>
    <w:p w14:paraId="22C480DA" w14:textId="77777777" w:rsidR="00A83D18" w:rsidRPr="00A83D18" w:rsidRDefault="00A83D18" w:rsidP="3EAC6358">
      <w:pPr>
        <w:pBdr>
          <w:bottom w:val="single" w:sz="6" w:space="0" w:color="DEDEDF"/>
        </w:pBdr>
        <w:spacing w:after="100" w:afterAutospacing="1" w:line="240" w:lineRule="auto"/>
        <w:outlineLvl w:val="1"/>
        <w:rPr>
          <w:rFonts w:ascii="Times New Roman" w:eastAsia="Times New Roman" w:hAnsi="Times New Roman" w:cs="Times New Roman"/>
          <w:b/>
          <w:bCs/>
          <w:kern w:val="0"/>
          <w:sz w:val="36"/>
          <w:szCs w:val="36"/>
          <w14:ligatures w14:val="none"/>
        </w:rPr>
      </w:pPr>
      <w:commentRangeStart w:id="6"/>
      <w:r w:rsidRPr="00A83D18">
        <w:rPr>
          <w:rFonts w:ascii="Times New Roman" w:eastAsia="Times New Roman" w:hAnsi="Times New Roman" w:cs="Times New Roman"/>
          <w:b/>
          <w:bCs/>
          <w:kern w:val="0"/>
          <w:sz w:val="36"/>
          <w:szCs w:val="36"/>
          <w14:ligatures w14:val="none"/>
        </w:rPr>
        <w:t>Introduction</w:t>
      </w:r>
      <w:commentRangeEnd w:id="6"/>
      <w:r w:rsidRPr="00A83D18">
        <w:rPr>
          <w:rStyle w:val="CommentReference"/>
          <w:rFonts w:ascii="Times New Roman" w:eastAsia="Times New Roman" w:hAnsi="Times New Roman" w:cs="Times New Roman"/>
          <w:b/>
          <w:bCs/>
          <w:kern w:val="0"/>
          <w:sz w:val="36"/>
          <w:szCs w:val="36"/>
          <w14:ligatures w14:val="none"/>
        </w:rPr>
        <w:commentReference w:id="6"/>
      </w:r>
    </w:p>
    <w:p w14:paraId="614A2CBD" w14:textId="51FE10CA" w:rsidR="00A83D18" w:rsidRPr="00A83D18" w:rsidRDefault="00A83D18" w:rsidP="3EAC6358">
      <w:pPr>
        <w:spacing w:after="100" w:afterAutospacing="1" w:line="240" w:lineRule="auto"/>
        <w:textAlignment w:val="top"/>
        <w:rPr>
          <w:rFonts w:ascii="Times New Roman" w:eastAsia="Times New Roman" w:hAnsi="Times New Roman" w:cs="Times New Roman"/>
          <w:color w:val="FF0000"/>
          <w:sz w:val="26"/>
          <w:szCs w:val="26"/>
        </w:rPr>
      </w:pPr>
      <w:commentRangeStart w:id="7"/>
      <w:r w:rsidRPr="00A83D18">
        <w:rPr>
          <w:rFonts w:ascii="Times New Roman" w:eastAsia="Times New Roman" w:hAnsi="Times New Roman" w:cs="Times New Roman"/>
          <w:kern w:val="0"/>
          <w14:ligatures w14:val="none"/>
        </w:rPr>
        <w:t xml:space="preserve">This report helps FSC US forest management certificate holders assess whether native ecosystems are adequately represented and protected in the </w:t>
      </w:r>
      <w:r w:rsidRPr="00A83D18">
        <w:rPr>
          <w:rFonts w:ascii="Times New Roman" w:eastAsia="Times New Roman" w:hAnsi="Times New Roman" w:cs="Times New Roman"/>
          <w:b/>
          <w:bCs/>
          <w:kern w:val="0"/>
          <w14:ligatures w14:val="none"/>
        </w:rPr>
        <w:t>Northern Minnesota Drift and Lake Plains</w:t>
      </w:r>
      <w:r w:rsidRPr="00A83D18">
        <w:rPr>
          <w:rFonts w:ascii="Times New Roman" w:eastAsia="Times New Roman" w:hAnsi="Times New Roman" w:cs="Times New Roman"/>
          <w:kern w:val="0"/>
          <w14:ligatures w14:val="none"/>
        </w:rPr>
        <w:t xml:space="preserve"> Ecological </w:t>
      </w:r>
      <w:r w:rsidRPr="00210247">
        <w:rPr>
          <w:rFonts w:ascii="Times New Roman" w:eastAsia="Times New Roman" w:hAnsi="Times New Roman" w:cs="Times New Roman"/>
          <w:kern w:val="0"/>
          <w:highlight w:val="green"/>
          <w14:ligatures w14:val="none"/>
        </w:rPr>
        <w:t>Section</w:t>
      </w:r>
      <w:r w:rsidR="4B2561A9" w:rsidRPr="00210247">
        <w:rPr>
          <w:rFonts w:ascii="Times New Roman" w:eastAsia="Times New Roman" w:hAnsi="Times New Roman" w:cs="Times New Roman"/>
          <w:highlight w:val="green"/>
        </w:rPr>
        <w:t xml:space="preserve"> </w:t>
      </w:r>
      <w:commentRangeEnd w:id="7"/>
      <w:r w:rsidRPr="00210247">
        <w:rPr>
          <w:rStyle w:val="CommentReference"/>
          <w:rFonts w:ascii="Times New Roman" w:eastAsia="Times New Roman" w:hAnsi="Times New Roman" w:cs="Times New Roman"/>
          <w:color w:val="FF0000"/>
          <w:sz w:val="26"/>
          <w:szCs w:val="26"/>
          <w:highlight w:val="green"/>
        </w:rPr>
        <w:commentReference w:id="7"/>
      </w:r>
      <w:commentRangeStart w:id="8"/>
      <w:r w:rsidR="4B2561A9" w:rsidRPr="00210247">
        <w:rPr>
          <w:rFonts w:ascii="Times New Roman" w:eastAsia="Times New Roman" w:hAnsi="Times New Roman" w:cs="Times New Roman"/>
          <w:color w:val="FF0000"/>
          <w:sz w:val="26"/>
          <w:szCs w:val="26"/>
          <w:highlight w:val="green"/>
        </w:rPr>
        <w:t>(per Indicator 6.5.1)</w:t>
      </w:r>
      <w:commentRangeEnd w:id="8"/>
      <w:r w:rsidRPr="00210247">
        <w:rPr>
          <w:rStyle w:val="CommentReference"/>
          <w:rFonts w:ascii="Times New Roman" w:eastAsia="Times New Roman" w:hAnsi="Times New Roman" w:cs="Times New Roman"/>
          <w:color w:val="212529"/>
          <w:sz w:val="26"/>
          <w:szCs w:val="26"/>
          <w:highlight w:val="green"/>
        </w:rPr>
        <w:commentReference w:id="8"/>
      </w:r>
      <w:r w:rsidR="4B2561A9" w:rsidRPr="00210247">
        <w:rPr>
          <w:rFonts w:ascii="Times New Roman" w:eastAsia="Times New Roman" w:hAnsi="Times New Roman" w:cs="Times New Roman"/>
          <w:color w:val="212529"/>
          <w:sz w:val="26"/>
          <w:szCs w:val="26"/>
          <w:highlight w:val="green"/>
        </w:rPr>
        <w:t>.</w:t>
      </w:r>
      <w:r w:rsidR="4B2561A9" w:rsidRPr="3EAC6358">
        <w:rPr>
          <w:rFonts w:ascii="Times New Roman" w:eastAsia="Times New Roman" w:hAnsi="Times New Roman" w:cs="Times New Roman"/>
          <w:color w:val="212529"/>
          <w:sz w:val="26"/>
          <w:szCs w:val="26"/>
        </w:rPr>
        <w:t xml:space="preserve"> </w:t>
      </w:r>
    </w:p>
    <w:p w14:paraId="19E789E9" w14:textId="744C8561" w:rsidR="00A83D18" w:rsidRPr="00A83D18" w:rsidRDefault="4B2561A9" w:rsidP="3EAC6358">
      <w:pPr>
        <w:spacing w:after="100" w:afterAutospacing="1" w:line="240" w:lineRule="auto"/>
        <w:textAlignment w:val="top"/>
        <w:rPr>
          <w:rFonts w:ascii="Times New Roman" w:eastAsia="Times New Roman" w:hAnsi="Times New Roman" w:cs="Times New Roman"/>
          <w:kern w:val="0"/>
          <w14:ligatures w14:val="none"/>
        </w:rPr>
      </w:pPr>
      <w:r w:rsidRPr="00210247">
        <w:rPr>
          <w:rFonts w:ascii="Times New Roman" w:eastAsia="Times New Roman" w:hAnsi="Times New Roman" w:cs="Times New Roman"/>
          <w:color w:val="FF0000"/>
          <w:sz w:val="26"/>
          <w:szCs w:val="26"/>
          <w:highlight w:val="green"/>
        </w:rPr>
        <w:t>T</w:t>
      </w:r>
      <w:commentRangeStart w:id="9"/>
      <w:r w:rsidRPr="00210247">
        <w:rPr>
          <w:rFonts w:ascii="Times New Roman" w:eastAsia="Times New Roman" w:hAnsi="Times New Roman" w:cs="Times New Roman"/>
          <w:color w:val="FF0000"/>
          <w:sz w:val="26"/>
          <w:szCs w:val="26"/>
          <w:highlight w:val="green"/>
        </w:rPr>
        <w:t>his tool alone will not provide all of the information needed for a full RSA assessment.</w:t>
      </w:r>
      <w:commentRangeEnd w:id="9"/>
      <w:r w:rsidR="00A83D18" w:rsidRPr="3EAC6358">
        <w:rPr>
          <w:rStyle w:val="CommentReference"/>
          <w:rFonts w:ascii="Times New Roman" w:eastAsia="Times New Roman" w:hAnsi="Times New Roman" w:cs="Times New Roman"/>
          <w:sz w:val="24"/>
          <w:szCs w:val="24"/>
        </w:rPr>
        <w:commentReference w:id="9"/>
      </w:r>
      <w:r w:rsidRPr="3EAC6358">
        <w:rPr>
          <w:rFonts w:ascii="Times New Roman" w:eastAsia="Times New Roman" w:hAnsi="Times New Roman" w:cs="Times New Roman"/>
        </w:rPr>
        <w:t xml:space="preserve"> </w:t>
      </w:r>
      <w:r w:rsidR="00A83D18" w:rsidRPr="3EAC6358">
        <w:rPr>
          <w:rFonts w:ascii="Times New Roman" w:eastAsia="Times New Roman" w:hAnsi="Times New Roman" w:cs="Times New Roman"/>
        </w:rPr>
        <w:t xml:space="preserve">Use the report with local information to decide whether Representative Sample Areas (RSAs) are needed within your management unit under Criterion 6.5 of the </w:t>
      </w:r>
      <w:hyperlink r:id="rId16">
        <w:r w:rsidR="00A83D18" w:rsidRPr="3EAC6358">
          <w:rPr>
            <w:rFonts w:ascii="Times New Roman" w:eastAsia="Times New Roman" w:hAnsi="Times New Roman" w:cs="Times New Roman"/>
            <w:color w:val="18BC9C"/>
            <w:u w:val="single"/>
          </w:rPr>
          <w:t>FSC US Forest Stewardship Standard V2.0</w:t>
        </w:r>
      </w:hyperlink>
      <w:r w:rsidR="00A83D18" w:rsidRPr="3EAC6358">
        <w:rPr>
          <w:rFonts w:ascii="Times New Roman" w:eastAsia="Times New Roman" w:hAnsi="Times New Roman" w:cs="Times New Roman"/>
        </w:rPr>
        <w:t xml:space="preserve"> (US FSS).</w:t>
      </w:r>
    </w:p>
    <w:p w14:paraId="62A279BF" w14:textId="378A610D" w:rsidR="00A83D18" w:rsidRPr="00A83D18" w:rsidRDefault="00A83D18" w:rsidP="00A83D18">
      <w:pPr>
        <w:spacing w:after="100" w:afterAutospacing="1" w:line="240" w:lineRule="auto"/>
        <w:textAlignment w:val="top"/>
        <w:rPr>
          <w:rFonts w:ascii="Times New Roman" w:eastAsia="Times New Roman" w:hAnsi="Times New Roman" w:cs="Times New Roman"/>
          <w:kern w:val="0"/>
          <w14:ligatures w14:val="none"/>
        </w:rPr>
      </w:pPr>
    </w:p>
    <w:p w14:paraId="0E2586E1" w14:textId="77777777" w:rsidR="00A83D18" w:rsidRPr="00A83D18" w:rsidRDefault="00A83D18" w:rsidP="07463BF3">
      <w:pPr>
        <w:spacing w:before="100" w:beforeAutospacing="1" w:after="100" w:afterAutospacing="1" w:line="240" w:lineRule="auto"/>
        <w:outlineLvl w:val="2"/>
        <w:rPr>
          <w:rFonts w:ascii="Times New Roman" w:eastAsia="Times New Roman" w:hAnsi="Times New Roman" w:cs="Times New Roman"/>
          <w:b/>
          <w:bCs/>
          <w:color w:val="212529"/>
          <w:kern w:val="0"/>
          <w:sz w:val="27"/>
          <w:szCs w:val="27"/>
          <w14:ligatures w14:val="none"/>
        </w:rPr>
      </w:pPr>
      <w:commentRangeStart w:id="10"/>
      <w:r w:rsidRPr="00A83D18">
        <w:rPr>
          <w:rFonts w:ascii="Times New Roman" w:eastAsia="Times New Roman" w:hAnsi="Times New Roman" w:cs="Times New Roman"/>
          <w:b/>
          <w:bCs/>
          <w:color w:val="212529"/>
          <w:kern w:val="0"/>
          <w:sz w:val="27"/>
          <w:szCs w:val="27"/>
          <w14:ligatures w14:val="none"/>
        </w:rPr>
        <w:t>What this report shows</w:t>
      </w:r>
      <w:commentRangeEnd w:id="10"/>
      <w:r w:rsidRPr="00A83D18">
        <w:rPr>
          <w:rStyle w:val="CommentReference"/>
          <w:rFonts w:ascii="Times New Roman" w:eastAsia="Times New Roman" w:hAnsi="Times New Roman" w:cs="Times New Roman"/>
          <w:b/>
          <w:bCs/>
          <w:color w:val="212529"/>
          <w:kern w:val="0"/>
          <w:sz w:val="27"/>
          <w:szCs w:val="27"/>
          <w14:ligatures w14:val="none"/>
        </w:rPr>
        <w:commentReference w:id="10"/>
      </w:r>
    </w:p>
    <w:p w14:paraId="50B42E31" w14:textId="3FF27408" w:rsidR="00A83D18" w:rsidRPr="00A83D18" w:rsidRDefault="00A83D18" w:rsidP="3EAC6358">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A83D18">
        <w:rPr>
          <w:rFonts w:ascii="Times New Roman" w:eastAsia="Times New Roman" w:hAnsi="Times New Roman" w:cs="Times New Roman"/>
          <w:b/>
          <w:bCs/>
          <w:kern w:val="0"/>
          <w14:ligatures w14:val="none"/>
        </w:rPr>
        <w:t>Historical native ecosystems:</w:t>
      </w:r>
      <w:r w:rsidRPr="00A83D18">
        <w:rPr>
          <w:rFonts w:ascii="Times New Roman" w:eastAsia="Times New Roman" w:hAnsi="Times New Roman" w:cs="Times New Roman"/>
          <w:kern w:val="0"/>
          <w14:ligatures w14:val="none"/>
        </w:rPr>
        <w:t xml:space="preserve"> The </w:t>
      </w:r>
      <w:r w:rsidR="4F4F0B8C" w:rsidRPr="00210247">
        <w:rPr>
          <w:rFonts w:ascii="Times New Roman" w:eastAsia="Times New Roman" w:hAnsi="Times New Roman" w:cs="Times New Roman"/>
          <w:color w:val="FF0000"/>
          <w:sz w:val="26"/>
          <w:szCs w:val="26"/>
          <w:highlight w:val="green"/>
        </w:rPr>
        <w:t>most prominent</w:t>
      </w:r>
      <w:r w:rsidR="4F4F0B8C" w:rsidRPr="3EAC6358">
        <w:rPr>
          <w:rFonts w:ascii="Times New Roman" w:eastAsia="Times New Roman" w:hAnsi="Times New Roman" w:cs="Times New Roman"/>
          <w:color w:val="FF0000"/>
          <w:sz w:val="26"/>
          <w:szCs w:val="26"/>
        </w:rPr>
        <w:t xml:space="preserve"> </w:t>
      </w:r>
      <w:r w:rsidRPr="3EAC6358">
        <w:rPr>
          <w:rFonts w:ascii="Times New Roman" w:eastAsia="Times New Roman" w:hAnsi="Times New Roman" w:cs="Times New Roman"/>
        </w:rPr>
        <w:t>native ecosystems expected under pre-colonization disturbance patterns, given current climate, soils, and other physical conditions.</w:t>
      </w:r>
    </w:p>
    <w:p w14:paraId="2B5D0071" w14:textId="46A5B42F" w:rsidR="00A83D18" w:rsidRPr="00A83D18" w:rsidRDefault="00A83D18" w:rsidP="3EAC6358">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A83D18">
        <w:rPr>
          <w:rFonts w:ascii="Times New Roman" w:eastAsia="Times New Roman" w:hAnsi="Times New Roman" w:cs="Times New Roman"/>
          <w:b/>
          <w:bCs/>
          <w:kern w:val="0"/>
          <w14:ligatures w14:val="none"/>
        </w:rPr>
        <w:t>Existing ecosystems:</w:t>
      </w:r>
      <w:r w:rsidRPr="00A83D18">
        <w:rPr>
          <w:rFonts w:ascii="Times New Roman" w:eastAsia="Times New Roman" w:hAnsi="Times New Roman" w:cs="Times New Roman"/>
          <w:kern w:val="0"/>
          <w14:ligatures w14:val="none"/>
        </w:rPr>
        <w:t xml:space="preserve"> The </w:t>
      </w:r>
      <w:r w:rsidR="5D13C238" w:rsidRPr="00210247">
        <w:rPr>
          <w:rFonts w:ascii="Times New Roman" w:eastAsia="Times New Roman" w:hAnsi="Times New Roman" w:cs="Times New Roman"/>
          <w:color w:val="FF0000"/>
          <w:sz w:val="26"/>
          <w:szCs w:val="26"/>
          <w:highlight w:val="green"/>
        </w:rPr>
        <w:t>most prominent</w:t>
      </w:r>
      <w:r w:rsidR="5D13C238" w:rsidRPr="3EAC6358">
        <w:rPr>
          <w:rFonts w:ascii="Times New Roman" w:eastAsia="Times New Roman" w:hAnsi="Times New Roman" w:cs="Times New Roman"/>
          <w:color w:val="FF0000"/>
          <w:sz w:val="26"/>
          <w:szCs w:val="26"/>
        </w:rPr>
        <w:t xml:space="preserve"> </w:t>
      </w:r>
      <w:r w:rsidRPr="3EAC6358">
        <w:rPr>
          <w:rFonts w:ascii="Times New Roman" w:eastAsia="Times New Roman" w:hAnsi="Times New Roman" w:cs="Times New Roman"/>
        </w:rPr>
        <w:t>ecosystems currently mapped in the landscape.</w:t>
      </w:r>
    </w:p>
    <w:p w14:paraId="29E6C572" w14:textId="77777777" w:rsidR="00A83D18" w:rsidRPr="00A83D18" w:rsidRDefault="00A83D18" w:rsidP="00A83D18">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A83D18">
        <w:rPr>
          <w:rFonts w:ascii="Times New Roman" w:eastAsia="Times New Roman" w:hAnsi="Times New Roman" w:cs="Times New Roman"/>
          <w:b/>
          <w:bCs/>
          <w:kern w:val="0"/>
          <w14:ligatures w14:val="none"/>
        </w:rPr>
        <w:lastRenderedPageBreak/>
        <w:t>Protection of existing ecosystems:</w:t>
      </w:r>
      <w:r w:rsidRPr="00A83D18">
        <w:rPr>
          <w:rFonts w:ascii="Times New Roman" w:eastAsia="Times New Roman" w:hAnsi="Times New Roman" w:cs="Times New Roman"/>
          <w:kern w:val="0"/>
          <w14:ligatures w14:val="none"/>
        </w:rPr>
        <w:t xml:space="preserve"> How much of each existing ecosystem occurs within protected areas and the level of protection those areas provide.</w:t>
      </w:r>
    </w:p>
    <w:p w14:paraId="15316A74" w14:textId="77777777" w:rsidR="00A83D18" w:rsidRPr="00A83D18" w:rsidRDefault="00A83D18" w:rsidP="07463BF3">
      <w:pPr>
        <w:spacing w:before="100" w:beforeAutospacing="1" w:after="100" w:afterAutospacing="1" w:line="240" w:lineRule="auto"/>
        <w:outlineLvl w:val="2"/>
        <w:rPr>
          <w:rFonts w:ascii="Times New Roman" w:eastAsia="Times New Roman" w:hAnsi="Times New Roman" w:cs="Times New Roman"/>
          <w:b/>
          <w:bCs/>
          <w:color w:val="212529"/>
          <w:kern w:val="0"/>
          <w:sz w:val="27"/>
          <w:szCs w:val="27"/>
          <w14:ligatures w14:val="none"/>
        </w:rPr>
      </w:pPr>
      <w:commentRangeStart w:id="11"/>
      <w:r w:rsidRPr="00A83D18">
        <w:rPr>
          <w:rFonts w:ascii="Times New Roman" w:eastAsia="Times New Roman" w:hAnsi="Times New Roman" w:cs="Times New Roman"/>
          <w:b/>
          <w:bCs/>
          <w:color w:val="212529"/>
          <w:kern w:val="0"/>
          <w:sz w:val="27"/>
          <w:szCs w:val="27"/>
          <w14:ligatures w14:val="none"/>
        </w:rPr>
        <w:t>How to use this report</w:t>
      </w:r>
      <w:commentRangeEnd w:id="11"/>
      <w:r w:rsidRPr="00A83D18">
        <w:rPr>
          <w:rStyle w:val="CommentReference"/>
          <w:rFonts w:ascii="Times New Roman" w:eastAsia="Times New Roman" w:hAnsi="Times New Roman" w:cs="Times New Roman"/>
          <w:b/>
          <w:bCs/>
          <w:color w:val="212529"/>
          <w:kern w:val="0"/>
          <w:sz w:val="27"/>
          <w:szCs w:val="27"/>
          <w14:ligatures w14:val="none"/>
        </w:rPr>
        <w:commentReference w:id="11"/>
      </w:r>
    </w:p>
    <w:p w14:paraId="23CD94EC" w14:textId="77777777" w:rsidR="00A83D18" w:rsidRPr="00A83D18" w:rsidRDefault="00A83D18" w:rsidP="00A83D18">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A83D18">
        <w:rPr>
          <w:rFonts w:ascii="Times New Roman" w:eastAsia="Times New Roman" w:hAnsi="Times New Roman" w:cs="Times New Roman"/>
          <w:kern w:val="0"/>
          <w14:ligatures w14:val="none"/>
        </w:rPr>
        <w:t>Identify native ecosystems relevant to your management unit.</w:t>
      </w:r>
    </w:p>
    <w:p w14:paraId="20D6DEBA" w14:textId="77777777" w:rsidR="00A83D18" w:rsidRPr="00A83D18" w:rsidRDefault="00A83D18" w:rsidP="00A83D18">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A83D18">
        <w:rPr>
          <w:rFonts w:ascii="Times New Roman" w:eastAsia="Times New Roman" w:hAnsi="Times New Roman" w:cs="Times New Roman"/>
          <w:kern w:val="0"/>
          <w14:ligatures w14:val="none"/>
        </w:rPr>
        <w:t>Review existing ecosystems and changes within historical native ecosystem areas.</w:t>
      </w:r>
    </w:p>
    <w:p w14:paraId="6E2B59DD" w14:textId="77777777" w:rsidR="00A83D18" w:rsidRPr="00A83D18" w:rsidRDefault="00A83D18" w:rsidP="00A83D18">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A83D18">
        <w:rPr>
          <w:rFonts w:ascii="Times New Roman" w:eastAsia="Times New Roman" w:hAnsi="Times New Roman" w:cs="Times New Roman"/>
          <w:kern w:val="0"/>
          <w14:ligatures w14:val="none"/>
        </w:rPr>
        <w:t>Review protection levels and assess whether the relevant native ecosystems are adequately represented and protected.</w:t>
      </w:r>
    </w:p>
    <w:p w14:paraId="10235A64" w14:textId="77777777" w:rsidR="00A83D18" w:rsidRPr="00A83D18" w:rsidRDefault="00A83D18" w:rsidP="00A83D18">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A83D18">
        <w:rPr>
          <w:rFonts w:ascii="Times New Roman" w:eastAsia="Times New Roman" w:hAnsi="Times New Roman" w:cs="Times New Roman"/>
          <w:kern w:val="0"/>
          <w14:ligatures w14:val="none"/>
        </w:rPr>
        <w:t>Document your findings and determine the applicable RSA next steps.</w:t>
      </w:r>
    </w:p>
    <w:p w14:paraId="374F5F68" w14:textId="3C9C0E9F" w:rsidR="00A83D18" w:rsidRPr="00A83D18" w:rsidRDefault="00A83D18" w:rsidP="07463BF3">
      <w:pPr>
        <w:spacing w:after="100" w:afterAutospacing="1" w:line="240" w:lineRule="auto"/>
        <w:rPr>
          <w:rFonts w:ascii="Times New Roman" w:eastAsia="Times New Roman" w:hAnsi="Times New Roman" w:cs="Times New Roman"/>
          <w:kern w:val="0"/>
          <w14:ligatures w14:val="none"/>
        </w:rPr>
      </w:pPr>
      <w:r w:rsidRPr="00A83D18">
        <w:rPr>
          <w:rFonts w:ascii="Times New Roman" w:eastAsia="Times New Roman" w:hAnsi="Times New Roman" w:cs="Times New Roman"/>
          <w:kern w:val="0"/>
          <w14:ligatures w14:val="none"/>
        </w:rPr>
        <w:t>Use local knowledge and other available information throughout your assessment</w:t>
      </w:r>
      <w:commentRangeStart w:id="12"/>
      <w:r w:rsidR="2C98603A" w:rsidRPr="3EAC6358">
        <w:rPr>
          <w:rFonts w:ascii="Times New Roman" w:eastAsia="Times New Roman" w:hAnsi="Times New Roman" w:cs="Times New Roman"/>
          <w:color w:val="FF0000"/>
        </w:rPr>
        <w:t xml:space="preserve"> </w:t>
      </w:r>
      <w:r w:rsidR="2C98603A" w:rsidRPr="00210247">
        <w:rPr>
          <w:rFonts w:ascii="Times New Roman" w:eastAsia="Times New Roman" w:hAnsi="Times New Roman" w:cs="Times New Roman"/>
          <w:color w:val="FF0000"/>
          <w:highlight w:val="green"/>
        </w:rPr>
        <w:t>to complement this tool and fill information gaps</w:t>
      </w:r>
      <w:r w:rsidR="26A76E03" w:rsidRPr="00210247">
        <w:rPr>
          <w:rFonts w:ascii="Times New Roman" w:eastAsia="Times New Roman" w:hAnsi="Times New Roman" w:cs="Times New Roman"/>
          <w:color w:val="FF0000"/>
          <w:highlight w:val="green"/>
        </w:rPr>
        <w:t>.</w:t>
      </w:r>
      <w:commentRangeEnd w:id="12"/>
      <w:r w:rsidRPr="3EAC6358">
        <w:rPr>
          <w:rStyle w:val="CommentReference"/>
          <w:rFonts w:ascii="Times New Roman" w:eastAsia="Times New Roman" w:hAnsi="Times New Roman" w:cs="Times New Roman"/>
          <w:sz w:val="24"/>
          <w:szCs w:val="24"/>
        </w:rPr>
        <w:commentReference w:id="12"/>
      </w:r>
      <w:r w:rsidRPr="3EAC6358">
        <w:rPr>
          <w:rFonts w:ascii="Times New Roman" w:eastAsia="Times New Roman" w:hAnsi="Times New Roman" w:cs="Times New Roman"/>
        </w:rPr>
        <w:t xml:space="preserve"> If your management unit crosses Ecological Section boundaries, review each relevant report.</w:t>
      </w:r>
    </w:p>
    <w:p w14:paraId="7B0BF1A5" w14:textId="77777777" w:rsidR="00A83D18" w:rsidRPr="00A83D18" w:rsidRDefault="00A83D18" w:rsidP="00A83D18">
      <w:pPr>
        <w:spacing w:before="100" w:beforeAutospacing="1" w:after="100" w:afterAutospacing="1" w:line="240" w:lineRule="auto"/>
        <w:outlineLvl w:val="2"/>
        <w:rPr>
          <w:rFonts w:ascii="Times New Roman" w:eastAsia="Times New Roman" w:hAnsi="Times New Roman" w:cs="Times New Roman"/>
          <w:b/>
          <w:bCs/>
          <w:color w:val="212529"/>
          <w:kern w:val="0"/>
          <w:sz w:val="27"/>
          <w:szCs w:val="27"/>
          <w14:ligatures w14:val="none"/>
        </w:rPr>
      </w:pPr>
      <w:r w:rsidRPr="00A83D18">
        <w:rPr>
          <w:rFonts w:ascii="Times New Roman" w:eastAsia="Times New Roman" w:hAnsi="Times New Roman" w:cs="Times New Roman"/>
          <w:b/>
          <w:bCs/>
          <w:color w:val="212529"/>
          <w:kern w:val="0"/>
          <w:sz w:val="27"/>
          <w:szCs w:val="27"/>
          <w14:ligatures w14:val="none"/>
        </w:rPr>
        <w:t>What this report does not determine</w:t>
      </w:r>
    </w:p>
    <w:p w14:paraId="1442311E" w14:textId="77777777" w:rsidR="00A83D18" w:rsidRPr="00A83D18" w:rsidRDefault="00A83D18" w:rsidP="00A83D18">
      <w:pPr>
        <w:spacing w:after="100" w:afterAutospacing="1" w:line="240" w:lineRule="auto"/>
        <w:rPr>
          <w:rFonts w:ascii="Times New Roman" w:eastAsia="Times New Roman" w:hAnsi="Times New Roman" w:cs="Times New Roman"/>
          <w:kern w:val="0"/>
          <w14:ligatures w14:val="none"/>
        </w:rPr>
      </w:pPr>
      <w:r w:rsidRPr="00A83D18">
        <w:rPr>
          <w:rFonts w:ascii="Times New Roman" w:eastAsia="Times New Roman" w:hAnsi="Times New Roman" w:cs="Times New Roman"/>
          <w:kern w:val="0"/>
          <w14:ligatures w14:val="none"/>
        </w:rPr>
        <w:t>As a reminder this report provides landscape context. It does not identify RSA boundaries, determine whether protection is adequate, or establish conformance with Criterion 6.5.</w:t>
      </w:r>
    </w:p>
    <w:p w14:paraId="4A630E36" w14:textId="77777777" w:rsidR="00A83D18" w:rsidRPr="00A83D18" w:rsidRDefault="00A83D18" w:rsidP="00A83D18">
      <w:pPr>
        <w:spacing w:after="100" w:afterAutospacing="1" w:line="240" w:lineRule="auto"/>
        <w:rPr>
          <w:rFonts w:ascii="Times New Roman" w:eastAsia="Times New Roman" w:hAnsi="Times New Roman" w:cs="Times New Roman"/>
          <w:kern w:val="0"/>
          <w14:ligatures w14:val="none"/>
        </w:rPr>
      </w:pPr>
      <w:r w:rsidRPr="00A83D18">
        <w:rPr>
          <w:rFonts w:ascii="Times New Roman" w:eastAsia="Times New Roman" w:hAnsi="Times New Roman" w:cs="Times New Roman"/>
          <w:kern w:val="0"/>
          <w14:ligatures w14:val="none"/>
        </w:rPr>
        <w:t>Local data, finer-scale analysis, field observations, or expert consultation may be needed to complete your assessment. Small or rare ecosystems require particular attention because landscape data may not capture them reliably.</w:t>
      </w:r>
    </w:p>
    <w:p w14:paraId="5524FDF0" w14:textId="77777777" w:rsidR="00A83D18" w:rsidRPr="00A83D18" w:rsidRDefault="00A83D18" w:rsidP="00A83D18">
      <w:pPr>
        <w:spacing w:after="100" w:afterAutospacing="1" w:line="240" w:lineRule="auto"/>
        <w:rPr>
          <w:rFonts w:ascii="Times New Roman" w:eastAsia="Times New Roman" w:hAnsi="Times New Roman" w:cs="Times New Roman"/>
          <w:kern w:val="0"/>
          <w14:ligatures w14:val="none"/>
        </w:rPr>
      </w:pPr>
      <w:r w:rsidRPr="00A83D18">
        <w:rPr>
          <w:rFonts w:ascii="Times New Roman" w:eastAsia="Times New Roman" w:hAnsi="Times New Roman" w:cs="Times New Roman"/>
          <w:kern w:val="0"/>
          <w14:ligatures w14:val="none"/>
        </w:rPr>
        <w:t xml:space="preserve">See Criterion 6.5 in the </w:t>
      </w:r>
      <w:hyperlink r:id="rId17" w:tgtFrame="_blank" w:history="1">
        <w:r w:rsidRPr="00A83D18">
          <w:rPr>
            <w:rFonts w:ascii="Times New Roman" w:eastAsia="Times New Roman" w:hAnsi="Times New Roman" w:cs="Times New Roman"/>
            <w:color w:val="18BC9C"/>
            <w:kern w:val="0"/>
            <w:u w:val="single"/>
            <w14:ligatures w14:val="none"/>
          </w:rPr>
          <w:t>US FSS</w:t>
        </w:r>
      </w:hyperlink>
      <w:r w:rsidRPr="00A83D18">
        <w:rPr>
          <w:rFonts w:ascii="Times New Roman" w:eastAsia="Times New Roman" w:hAnsi="Times New Roman" w:cs="Times New Roman"/>
          <w:kern w:val="0"/>
          <w14:ligatures w14:val="none"/>
        </w:rPr>
        <w:t xml:space="preserve"> for the requirements, and Annex G for further guidance.</w:t>
      </w:r>
    </w:p>
    <w:p w14:paraId="072ED59B" w14:textId="77777777" w:rsidR="00A83D18" w:rsidRPr="00A83D18" w:rsidRDefault="00A83D18" w:rsidP="07463BF3">
      <w:pPr>
        <w:pBdr>
          <w:bottom w:val="single" w:sz="6" w:space="0" w:color="DEDEDF"/>
        </w:pBd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commentRangeStart w:id="13"/>
      <w:r w:rsidRPr="00A83D18">
        <w:rPr>
          <w:rFonts w:ascii="Times New Roman" w:eastAsia="Times New Roman" w:hAnsi="Times New Roman" w:cs="Times New Roman"/>
          <w:b/>
          <w:bCs/>
          <w:kern w:val="0"/>
          <w:sz w:val="36"/>
          <w:szCs w:val="36"/>
          <w14:ligatures w14:val="none"/>
        </w:rPr>
        <w:t>Historical native and existing ecosystems</w:t>
      </w:r>
      <w:commentRangeEnd w:id="13"/>
      <w:r w:rsidRPr="00A83D18">
        <w:rPr>
          <w:rStyle w:val="CommentReference"/>
          <w:rFonts w:ascii="Times New Roman" w:eastAsia="Times New Roman" w:hAnsi="Times New Roman" w:cs="Times New Roman"/>
          <w:b/>
          <w:bCs/>
          <w:kern w:val="0"/>
          <w:sz w:val="36"/>
          <w:szCs w:val="36"/>
          <w14:ligatures w14:val="none"/>
        </w:rPr>
        <w:commentReference w:id="13"/>
      </w:r>
    </w:p>
    <w:p w14:paraId="2AC540A0" w14:textId="77777777" w:rsidR="00A83D18" w:rsidRPr="00A83D18" w:rsidRDefault="00A83D18" w:rsidP="00A83D18">
      <w:pPr>
        <w:spacing w:after="100" w:afterAutospacing="1" w:line="240" w:lineRule="auto"/>
        <w:rPr>
          <w:rFonts w:ascii="Times New Roman" w:eastAsia="Times New Roman" w:hAnsi="Times New Roman" w:cs="Times New Roman"/>
          <w:kern w:val="0"/>
          <w14:ligatures w14:val="none"/>
        </w:rPr>
      </w:pPr>
      <w:r w:rsidRPr="00A83D18">
        <w:rPr>
          <w:rFonts w:ascii="Times New Roman" w:eastAsia="Times New Roman" w:hAnsi="Times New Roman" w:cs="Times New Roman"/>
          <w:kern w:val="0"/>
          <w14:ligatures w14:val="none"/>
        </w:rPr>
        <w:t>Start by identifying which native ecosystems would typically occur in your management unit given its current climate and soils.</w:t>
      </w:r>
    </w:p>
    <w:p w14:paraId="6C4CFF22" w14:textId="77777777" w:rsidR="00A83D18" w:rsidRPr="00A83D18" w:rsidRDefault="00A83D18" w:rsidP="00A83D18">
      <w:pPr>
        <w:spacing w:after="100" w:afterAutospacing="1" w:line="240" w:lineRule="auto"/>
        <w:rPr>
          <w:rFonts w:ascii="Times New Roman" w:eastAsia="Times New Roman" w:hAnsi="Times New Roman" w:cs="Times New Roman"/>
          <w:kern w:val="0"/>
          <w14:ligatures w14:val="none"/>
        </w:rPr>
      </w:pPr>
      <w:r w:rsidRPr="00A83D18">
        <w:rPr>
          <w:rFonts w:ascii="Times New Roman" w:eastAsia="Times New Roman" w:hAnsi="Times New Roman" w:cs="Times New Roman"/>
          <w:kern w:val="0"/>
          <w14:ligatures w14:val="none"/>
        </w:rPr>
        <w:t>The following charts show historical native ecosystems and existing ecosystems across this Ecological Section. Use them with local information to identify the ecosystems relevant to your management unit.</w:t>
      </w:r>
    </w:p>
    <w:p w14:paraId="60E4A05A" w14:textId="77777777" w:rsidR="00A83D18" w:rsidRPr="00A83D18" w:rsidRDefault="00A83D18" w:rsidP="00A83D18">
      <w:pPr>
        <w:spacing w:after="100" w:afterAutospacing="1" w:line="240" w:lineRule="auto"/>
        <w:rPr>
          <w:rFonts w:ascii="Times New Roman" w:eastAsia="Times New Roman" w:hAnsi="Times New Roman" w:cs="Times New Roman"/>
          <w:kern w:val="0"/>
          <w14:ligatures w14:val="none"/>
        </w:rPr>
      </w:pPr>
      <w:r w:rsidRPr="00A83D18">
        <w:rPr>
          <w:rFonts w:ascii="Times New Roman" w:eastAsia="Times New Roman" w:hAnsi="Times New Roman" w:cs="Times New Roman"/>
          <w:kern w:val="0"/>
          <w14:ligatures w14:val="none"/>
        </w:rPr>
        <w:t>Historical native ecosystems are modeled estimates, rather than a record of conditions at every site before colonization. Existing ecosystems represent conditions mapped by LANDFIRE in 2024.</w:t>
      </w:r>
    </w:p>
    <w:p w14:paraId="3DE89734" w14:textId="77777777" w:rsidR="00A83D18" w:rsidRPr="00A83D18" w:rsidRDefault="00A83D18" w:rsidP="00A83D18">
      <w:pPr>
        <w:spacing w:after="100" w:afterAutospacing="1" w:line="240" w:lineRule="auto"/>
        <w:rPr>
          <w:rFonts w:ascii="Times New Roman" w:eastAsia="Times New Roman" w:hAnsi="Times New Roman" w:cs="Times New Roman"/>
          <w:kern w:val="0"/>
          <w14:ligatures w14:val="none"/>
        </w:rPr>
      </w:pPr>
      <w:r w:rsidRPr="00A83D18">
        <w:rPr>
          <w:rFonts w:ascii="Times New Roman" w:eastAsia="Times New Roman" w:hAnsi="Times New Roman" w:cs="Times New Roman"/>
          <w:kern w:val="0"/>
          <w14:ligatures w14:val="none"/>
        </w:rPr>
        <w:t>The historical native ecosystems dataset and existing ecosystems dataset were developed and revised at different times. Their ecosystem names and categories do not always correspond directly. See Annex A – Understanding the Data for more information.</w:t>
      </w:r>
    </w:p>
    <w:p w14:paraId="1EFD7F0F" w14:textId="77777777" w:rsidR="00A83D18" w:rsidRPr="00A83D18" w:rsidRDefault="00A83D18" w:rsidP="00A83D18">
      <w:pPr>
        <w:spacing w:before="100" w:beforeAutospacing="1" w:after="100" w:afterAutospacing="1" w:line="240" w:lineRule="auto"/>
        <w:outlineLvl w:val="2"/>
        <w:rPr>
          <w:rFonts w:ascii="Times New Roman" w:eastAsia="Times New Roman" w:hAnsi="Times New Roman" w:cs="Times New Roman"/>
          <w:b/>
          <w:bCs/>
          <w:color w:val="212529"/>
          <w:kern w:val="0"/>
          <w:sz w:val="27"/>
          <w:szCs w:val="27"/>
          <w14:ligatures w14:val="none"/>
        </w:rPr>
      </w:pPr>
      <w:r w:rsidRPr="00A83D18">
        <w:rPr>
          <w:rFonts w:ascii="Times New Roman" w:eastAsia="Times New Roman" w:hAnsi="Times New Roman" w:cs="Times New Roman"/>
          <w:b/>
          <w:bCs/>
          <w:color w:val="212529"/>
          <w:kern w:val="0"/>
          <w:sz w:val="27"/>
          <w:szCs w:val="27"/>
          <w14:ligatures w14:val="none"/>
        </w:rPr>
        <w:t>Historical native ecosystems</w:t>
      </w:r>
    </w:p>
    <w:p w14:paraId="7E001BC4" w14:textId="77777777" w:rsidR="00A83D18" w:rsidRPr="00A83D18" w:rsidRDefault="00A83D18" w:rsidP="00A83D18">
      <w:pPr>
        <w:spacing w:after="100" w:afterAutospacing="1" w:line="240" w:lineRule="auto"/>
        <w:rPr>
          <w:rFonts w:ascii="Times New Roman" w:eastAsia="Times New Roman" w:hAnsi="Times New Roman" w:cs="Times New Roman"/>
          <w:kern w:val="0"/>
          <w14:ligatures w14:val="none"/>
        </w:rPr>
      </w:pPr>
      <w:r w:rsidRPr="00A83D18">
        <w:rPr>
          <w:rFonts w:ascii="Times New Roman" w:eastAsia="Times New Roman" w:hAnsi="Times New Roman" w:cs="Times New Roman"/>
          <w:kern w:val="0"/>
          <w14:ligatures w14:val="none"/>
        </w:rPr>
        <w:lastRenderedPageBreak/>
        <w:t>This chart shows the modeled area of each historical native ecosystem covering more than 1,000 acres across the Ecological Section.</w:t>
      </w:r>
    </w:p>
    <w:p w14:paraId="65362CAE" w14:textId="77777777" w:rsidR="00A83D18" w:rsidRPr="00A83D18" w:rsidRDefault="00A83D18" w:rsidP="00A83D18">
      <w:pPr>
        <w:spacing w:after="100" w:afterAutospacing="1" w:line="240" w:lineRule="auto"/>
        <w:rPr>
          <w:rFonts w:ascii="Times New Roman" w:eastAsia="Times New Roman" w:hAnsi="Times New Roman" w:cs="Times New Roman"/>
          <w:kern w:val="0"/>
          <w14:ligatures w14:val="none"/>
        </w:rPr>
      </w:pPr>
      <w:r w:rsidRPr="00A83D18">
        <w:rPr>
          <w:rFonts w:ascii="Times New Roman" w:eastAsia="Times New Roman" w:hAnsi="Times New Roman" w:cs="Times New Roman"/>
          <w:kern w:val="0"/>
          <w14:ligatures w14:val="none"/>
        </w:rPr>
        <w:t>The acreage refers to the ecosystem’s total mapped area in the section, not the size of an individual patch.</w:t>
      </w:r>
    </w:p>
    <w:p w14:paraId="6A5D006D" w14:textId="77777777" w:rsidR="00A83D18" w:rsidRPr="00A83D18" w:rsidRDefault="00A83D18" w:rsidP="00A83D18">
      <w:pPr>
        <w:spacing w:after="100" w:afterAutospacing="1" w:line="240" w:lineRule="auto"/>
        <w:rPr>
          <w:rFonts w:ascii="Times New Roman" w:eastAsia="Times New Roman" w:hAnsi="Times New Roman" w:cs="Times New Roman"/>
          <w:kern w:val="0"/>
          <w14:ligatures w14:val="none"/>
        </w:rPr>
      </w:pPr>
      <w:r w:rsidRPr="00A83D18">
        <w:rPr>
          <w:rFonts w:ascii="Times New Roman" w:eastAsia="Times New Roman" w:hAnsi="Times New Roman" w:cs="Times New Roman"/>
          <w:kern w:val="0"/>
          <w14:ligatures w14:val="none"/>
        </w:rPr>
        <w:t>These landscape data do not capture small or rare ecosystems reliably. Historical native ecosystems mapped across less than 1,000 acres are listed below the chart.</w:t>
      </w:r>
    </w:p>
    <w:p w14:paraId="0CE6410C" w14:textId="52BA0045" w:rsidR="00A83D18" w:rsidRPr="00A83D18" w:rsidRDefault="00A83D18" w:rsidP="00A83D18">
      <w:pPr>
        <w:spacing w:after="0" w:line="240" w:lineRule="auto"/>
        <w:rPr>
          <w:rFonts w:ascii="Times New Roman" w:eastAsia="Times New Roman" w:hAnsi="Times New Roman" w:cs="Times New Roman"/>
          <w:kern w:val="0"/>
          <w14:ligatures w14:val="none"/>
        </w:rPr>
      </w:pPr>
    </w:p>
    <w:p w14:paraId="785A2EF7" w14:textId="77777777" w:rsidR="00A83D18" w:rsidRPr="00A83D18" w:rsidRDefault="00A83D18" w:rsidP="00A83D18">
      <w:pPr>
        <w:spacing w:after="100" w:afterAutospacing="1" w:line="240" w:lineRule="auto"/>
        <w:rPr>
          <w:rFonts w:ascii="Times New Roman" w:eastAsia="Times New Roman" w:hAnsi="Times New Roman" w:cs="Times New Roman"/>
          <w:kern w:val="0"/>
          <w14:ligatures w14:val="none"/>
        </w:rPr>
      </w:pPr>
    </w:p>
    <w:p w14:paraId="36C8B01E" w14:textId="77777777" w:rsidR="00A83D18" w:rsidRPr="00A83D18" w:rsidRDefault="00A83D18" w:rsidP="00A83D18">
      <w:pPr>
        <w:spacing w:after="100" w:afterAutospacing="1" w:line="240" w:lineRule="auto"/>
        <w:rPr>
          <w:rFonts w:ascii="Times New Roman" w:eastAsia="Times New Roman" w:hAnsi="Times New Roman" w:cs="Times New Roman"/>
          <w:kern w:val="0"/>
          <w14:ligatures w14:val="none"/>
        </w:rPr>
      </w:pPr>
      <w:r w:rsidRPr="00A83D18">
        <w:rPr>
          <w:rFonts w:ascii="Times New Roman" w:eastAsia="Times New Roman" w:hAnsi="Times New Roman" w:cs="Times New Roman"/>
          <w:b/>
          <w:bCs/>
          <w:kern w:val="0"/>
          <w14:ligatures w14:val="none"/>
        </w:rPr>
        <w:t>Historical native ecosystems mapped across less than 1,000 acres in this Ecological Section::</w:t>
      </w:r>
    </w:p>
    <w:p w14:paraId="4C194870" w14:textId="77777777" w:rsidR="00A83D18" w:rsidRPr="00A83D18" w:rsidRDefault="00A83D18" w:rsidP="00A83D18">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A83D18">
        <w:rPr>
          <w:rFonts w:ascii="Times New Roman" w:eastAsia="Times New Roman" w:hAnsi="Times New Roman" w:cs="Times New Roman"/>
          <w:kern w:val="0"/>
          <w14:ligatures w14:val="none"/>
        </w:rPr>
        <w:t>Boreal Aspen-Birch Forest</w:t>
      </w:r>
    </w:p>
    <w:p w14:paraId="00FCCCDA" w14:textId="77777777" w:rsidR="00A83D18" w:rsidRPr="00A83D18" w:rsidRDefault="00A83D18" w:rsidP="00A83D18">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A83D18">
        <w:rPr>
          <w:rFonts w:ascii="Times New Roman" w:eastAsia="Times New Roman" w:hAnsi="Times New Roman" w:cs="Times New Roman"/>
          <w:kern w:val="0"/>
          <w14:ligatures w14:val="none"/>
        </w:rPr>
        <w:t>Western Great Plains Depressional Wetland Systems</w:t>
      </w:r>
    </w:p>
    <w:p w14:paraId="7D4B8AB4" w14:textId="77777777" w:rsidR="00A83D18" w:rsidRPr="00A83D18" w:rsidRDefault="00A83D18" w:rsidP="00A83D18">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A83D18">
        <w:rPr>
          <w:rFonts w:ascii="Times New Roman" w:eastAsia="Times New Roman" w:hAnsi="Times New Roman" w:cs="Times New Roman"/>
          <w:kern w:val="0"/>
          <w14:ligatures w14:val="none"/>
        </w:rPr>
        <w:t>Eastern Great Plains Floodplain Systems</w:t>
      </w:r>
    </w:p>
    <w:p w14:paraId="56150E7B" w14:textId="77777777" w:rsidR="00A83D18" w:rsidRPr="00A83D18" w:rsidRDefault="00A83D18" w:rsidP="00A83D18">
      <w:pPr>
        <w:spacing w:before="100" w:beforeAutospacing="1" w:after="100" w:afterAutospacing="1" w:line="240" w:lineRule="auto"/>
        <w:outlineLvl w:val="2"/>
        <w:rPr>
          <w:rFonts w:ascii="Times New Roman" w:eastAsia="Times New Roman" w:hAnsi="Times New Roman" w:cs="Times New Roman"/>
          <w:b/>
          <w:bCs/>
          <w:color w:val="212529"/>
          <w:kern w:val="0"/>
          <w:sz w:val="27"/>
          <w:szCs w:val="27"/>
          <w14:ligatures w14:val="none"/>
        </w:rPr>
      </w:pPr>
      <w:r w:rsidRPr="00A83D18">
        <w:rPr>
          <w:rFonts w:ascii="Times New Roman" w:eastAsia="Times New Roman" w:hAnsi="Times New Roman" w:cs="Times New Roman"/>
          <w:b/>
          <w:bCs/>
          <w:color w:val="212529"/>
          <w:kern w:val="0"/>
          <w:sz w:val="27"/>
          <w:szCs w:val="27"/>
          <w14:ligatures w14:val="none"/>
        </w:rPr>
        <w:t>Existing ecosystems</w:t>
      </w:r>
    </w:p>
    <w:p w14:paraId="00D96A11" w14:textId="77777777" w:rsidR="00A83D18" w:rsidRPr="00A83D18" w:rsidRDefault="00A83D18" w:rsidP="00A83D18">
      <w:pPr>
        <w:spacing w:after="100" w:afterAutospacing="1" w:line="240" w:lineRule="auto"/>
        <w:rPr>
          <w:rFonts w:ascii="Times New Roman" w:eastAsia="Times New Roman" w:hAnsi="Times New Roman" w:cs="Times New Roman"/>
          <w:kern w:val="0"/>
          <w14:ligatures w14:val="none"/>
        </w:rPr>
      </w:pPr>
      <w:r w:rsidRPr="00A83D18">
        <w:rPr>
          <w:rFonts w:ascii="Times New Roman" w:eastAsia="Times New Roman" w:hAnsi="Times New Roman" w:cs="Times New Roman"/>
          <w:kern w:val="0"/>
          <w14:ligatures w14:val="none"/>
        </w:rPr>
        <w:t>This chart shows the mapped area of each existing ecosystem covering more than 1,000 acres across the Ecological Section, using the 2024 LANDFIRE data.</w:t>
      </w:r>
    </w:p>
    <w:p w14:paraId="2FC6B870" w14:textId="77777777" w:rsidR="00A83D18" w:rsidRPr="00A83D18" w:rsidRDefault="00A83D18" w:rsidP="00A83D18">
      <w:pPr>
        <w:spacing w:after="100" w:afterAutospacing="1" w:line="240" w:lineRule="auto"/>
        <w:rPr>
          <w:rFonts w:ascii="Times New Roman" w:eastAsia="Times New Roman" w:hAnsi="Times New Roman" w:cs="Times New Roman"/>
          <w:kern w:val="0"/>
          <w14:ligatures w14:val="none"/>
        </w:rPr>
      </w:pPr>
      <w:r w:rsidRPr="00A83D18">
        <w:rPr>
          <w:rFonts w:ascii="Times New Roman" w:eastAsia="Times New Roman" w:hAnsi="Times New Roman" w:cs="Times New Roman"/>
          <w:kern w:val="0"/>
          <w14:ligatures w14:val="none"/>
        </w:rPr>
        <w:t>The dataset also includes agricultural land, developed land, and water. These categories help describe the current land cover alongside its ecosystems.</w:t>
      </w:r>
    </w:p>
    <w:p w14:paraId="759E653F" w14:textId="77777777" w:rsidR="00A83D18" w:rsidRPr="00A83D18" w:rsidRDefault="00A83D18" w:rsidP="00A83D18">
      <w:pPr>
        <w:spacing w:after="100" w:afterAutospacing="1" w:line="240" w:lineRule="auto"/>
        <w:rPr>
          <w:rFonts w:ascii="Times New Roman" w:eastAsia="Times New Roman" w:hAnsi="Times New Roman" w:cs="Times New Roman"/>
          <w:kern w:val="0"/>
          <w14:ligatures w14:val="none"/>
        </w:rPr>
      </w:pPr>
      <w:r w:rsidRPr="00A83D18">
        <w:rPr>
          <w:rFonts w:ascii="Times New Roman" w:eastAsia="Times New Roman" w:hAnsi="Times New Roman" w:cs="Times New Roman"/>
          <w:kern w:val="0"/>
          <w14:ligatures w14:val="none"/>
        </w:rPr>
        <w:t>These landscape data do not capture small or rare ecosystems reliably. Existing ecosystems mapped across less than 1,000 acres are listed below the chart.</w:t>
      </w:r>
    </w:p>
    <w:p w14:paraId="589F0EF2" w14:textId="44A93B05" w:rsidR="00A83D18" w:rsidRPr="00A83D18" w:rsidRDefault="00A83D18" w:rsidP="00A83D18">
      <w:pPr>
        <w:spacing w:after="0" w:line="240" w:lineRule="auto"/>
        <w:rPr>
          <w:rFonts w:ascii="Times New Roman" w:eastAsia="Times New Roman" w:hAnsi="Times New Roman" w:cs="Times New Roman"/>
          <w:kern w:val="0"/>
          <w14:ligatures w14:val="none"/>
        </w:rPr>
      </w:pPr>
    </w:p>
    <w:p w14:paraId="690D2F1B" w14:textId="77777777" w:rsidR="00A83D18" w:rsidRPr="00A83D18" w:rsidRDefault="00A83D18" w:rsidP="00A83D18">
      <w:pPr>
        <w:spacing w:after="100" w:afterAutospacing="1" w:line="240" w:lineRule="auto"/>
        <w:rPr>
          <w:rFonts w:ascii="Times New Roman" w:eastAsia="Times New Roman" w:hAnsi="Times New Roman" w:cs="Times New Roman"/>
          <w:kern w:val="0"/>
          <w14:ligatures w14:val="none"/>
        </w:rPr>
      </w:pPr>
    </w:p>
    <w:p w14:paraId="39D50CCE" w14:textId="77777777" w:rsidR="00A83D18" w:rsidRPr="00A83D18" w:rsidRDefault="00A83D18" w:rsidP="00A83D18">
      <w:pPr>
        <w:spacing w:after="100" w:afterAutospacing="1" w:line="240" w:lineRule="auto"/>
        <w:rPr>
          <w:rFonts w:ascii="Times New Roman" w:eastAsia="Times New Roman" w:hAnsi="Times New Roman" w:cs="Times New Roman"/>
          <w:kern w:val="0"/>
          <w14:ligatures w14:val="none"/>
        </w:rPr>
      </w:pPr>
      <w:r w:rsidRPr="00A83D18">
        <w:rPr>
          <w:rFonts w:ascii="Times New Roman" w:eastAsia="Times New Roman" w:hAnsi="Times New Roman" w:cs="Times New Roman"/>
          <w:b/>
          <w:bCs/>
          <w:kern w:val="0"/>
          <w14:ligatures w14:val="none"/>
        </w:rPr>
        <w:t>Existing ecosystems mapped across less than 1,000 acres in this Ecological Section:</w:t>
      </w:r>
    </w:p>
    <w:p w14:paraId="3D590730" w14:textId="77777777" w:rsidR="00A83D18" w:rsidRPr="00A83D18" w:rsidRDefault="00A83D18" w:rsidP="00A83D18">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A83D18">
        <w:rPr>
          <w:rFonts w:ascii="Times New Roman" w:eastAsia="Times New Roman" w:hAnsi="Times New Roman" w:cs="Times New Roman"/>
          <w:kern w:val="0"/>
          <w14:ligatures w14:val="none"/>
        </w:rPr>
        <w:t>North-Central Interior Shrub Swamp</w:t>
      </w:r>
    </w:p>
    <w:p w14:paraId="1B7599CD" w14:textId="77777777" w:rsidR="00A83D18" w:rsidRPr="00A83D18" w:rsidRDefault="00A83D18" w:rsidP="00A83D18">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A83D18">
        <w:rPr>
          <w:rFonts w:ascii="Times New Roman" w:eastAsia="Times New Roman" w:hAnsi="Times New Roman" w:cs="Times New Roman"/>
          <w:kern w:val="0"/>
          <w14:ligatures w14:val="none"/>
        </w:rPr>
        <w:t>North-Central Interior and Appalachian Acidic Peatland Shrubland</w:t>
      </w:r>
    </w:p>
    <w:p w14:paraId="099A0D64" w14:textId="77777777" w:rsidR="00A83D18" w:rsidRPr="00A83D18" w:rsidRDefault="00A83D18" w:rsidP="00A83D18">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A83D18">
        <w:rPr>
          <w:rFonts w:ascii="Times New Roman" w:eastAsia="Times New Roman" w:hAnsi="Times New Roman" w:cs="Times New Roman"/>
          <w:kern w:val="0"/>
          <w14:ligatures w14:val="none"/>
        </w:rPr>
        <w:t>Laurentian Pine-Oak Barrens</w:t>
      </w:r>
    </w:p>
    <w:p w14:paraId="7600667A" w14:textId="77777777" w:rsidR="00A83D18" w:rsidRPr="00A83D18" w:rsidRDefault="00A83D18" w:rsidP="00A83D18">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A83D18">
        <w:rPr>
          <w:rFonts w:ascii="Times New Roman" w:eastAsia="Times New Roman" w:hAnsi="Times New Roman" w:cs="Times New Roman"/>
          <w:kern w:val="0"/>
          <w14:ligatures w14:val="none"/>
        </w:rPr>
        <w:t>North-Central Oak Barrens Woodland</w:t>
      </w:r>
    </w:p>
    <w:p w14:paraId="08685C85" w14:textId="77777777" w:rsidR="00A83D18" w:rsidRPr="00A83D18" w:rsidRDefault="00A83D18" w:rsidP="00A83D18">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A83D18">
        <w:rPr>
          <w:rFonts w:ascii="Times New Roman" w:eastAsia="Times New Roman" w:hAnsi="Times New Roman" w:cs="Times New Roman"/>
          <w:kern w:val="0"/>
          <w14:ligatures w14:val="none"/>
        </w:rPr>
        <w:t>Eastern Boreal Floodplain Shrubland</w:t>
      </w:r>
    </w:p>
    <w:p w14:paraId="26B21A15" w14:textId="77777777" w:rsidR="00A83D18" w:rsidRPr="00A83D18" w:rsidRDefault="00A83D18" w:rsidP="00A83D18">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A83D18">
        <w:rPr>
          <w:rFonts w:ascii="Times New Roman" w:eastAsia="Times New Roman" w:hAnsi="Times New Roman" w:cs="Times New Roman"/>
          <w:kern w:val="0"/>
          <w14:ligatures w14:val="none"/>
        </w:rPr>
        <w:t>North-Central Interior Wet Meadow</w:t>
      </w:r>
    </w:p>
    <w:p w14:paraId="199F6136" w14:textId="77777777" w:rsidR="00A83D18" w:rsidRPr="00A83D18" w:rsidRDefault="00A83D18" w:rsidP="00A83D18">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A83D18">
        <w:rPr>
          <w:rFonts w:ascii="Times New Roman" w:eastAsia="Times New Roman" w:hAnsi="Times New Roman" w:cs="Times New Roman"/>
          <w:kern w:val="0"/>
          <w14:ligatures w14:val="none"/>
        </w:rPr>
        <w:t>Eastern Great Plains Tallgrass Aspen Shrubland</w:t>
      </w:r>
    </w:p>
    <w:p w14:paraId="12611655" w14:textId="77777777" w:rsidR="00A83D18" w:rsidRPr="00A83D18" w:rsidRDefault="00A83D18" w:rsidP="00A83D18">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A83D18">
        <w:rPr>
          <w:rFonts w:ascii="Times New Roman" w:eastAsia="Times New Roman" w:hAnsi="Times New Roman" w:cs="Times New Roman"/>
          <w:kern w:val="0"/>
          <w14:ligatures w14:val="none"/>
        </w:rPr>
        <w:t>North-Central Interior Dry Oak Forest and Woodland</w:t>
      </w:r>
    </w:p>
    <w:p w14:paraId="31A279D2" w14:textId="77777777" w:rsidR="00A83D18" w:rsidRPr="00A83D18" w:rsidRDefault="00A83D18" w:rsidP="00A83D18">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A83D18">
        <w:rPr>
          <w:rFonts w:ascii="Times New Roman" w:eastAsia="Times New Roman" w:hAnsi="Times New Roman" w:cs="Times New Roman"/>
          <w:kern w:val="0"/>
          <w14:ligatures w14:val="none"/>
        </w:rPr>
        <w:t>North-Central Interior Floodplain Forest</w:t>
      </w:r>
    </w:p>
    <w:p w14:paraId="412836F2" w14:textId="77777777" w:rsidR="00A83D18" w:rsidRPr="00A83D18" w:rsidRDefault="00A83D18" w:rsidP="00A83D18">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A83D18">
        <w:rPr>
          <w:rFonts w:ascii="Times New Roman" w:eastAsia="Times New Roman" w:hAnsi="Times New Roman" w:cs="Times New Roman"/>
          <w:kern w:val="0"/>
          <w14:ligatures w14:val="none"/>
        </w:rPr>
        <w:t>North-Central Oak Barrens Herbaceous</w:t>
      </w:r>
    </w:p>
    <w:p w14:paraId="3ED0AA98" w14:textId="77777777" w:rsidR="00A83D18" w:rsidRPr="00A83D18" w:rsidRDefault="00A83D18" w:rsidP="00A83D18">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A83D18">
        <w:rPr>
          <w:rFonts w:ascii="Times New Roman" w:eastAsia="Times New Roman" w:hAnsi="Times New Roman" w:cs="Times New Roman"/>
          <w:kern w:val="0"/>
          <w14:ligatures w14:val="none"/>
        </w:rPr>
        <w:t>North-Central Interior Floodplain Shrubland</w:t>
      </w:r>
    </w:p>
    <w:p w14:paraId="662D6A66" w14:textId="77777777" w:rsidR="00A83D18" w:rsidRPr="00A83D18" w:rsidRDefault="00A83D18" w:rsidP="00A83D18">
      <w:pPr>
        <w:spacing w:after="100" w:afterAutospacing="1" w:line="240" w:lineRule="auto"/>
        <w:rPr>
          <w:rFonts w:ascii="Times New Roman" w:eastAsia="Times New Roman" w:hAnsi="Times New Roman" w:cs="Times New Roman"/>
          <w:kern w:val="0"/>
          <w14:ligatures w14:val="none"/>
        </w:rPr>
      </w:pPr>
    </w:p>
    <w:p w14:paraId="7757BB72" w14:textId="77777777" w:rsidR="00A83D18" w:rsidRPr="00A83D18" w:rsidRDefault="00A83D18" w:rsidP="07463BF3">
      <w:pPr>
        <w:spacing w:before="100" w:beforeAutospacing="1" w:after="100" w:afterAutospacing="1" w:line="240" w:lineRule="auto"/>
        <w:outlineLvl w:val="2"/>
        <w:rPr>
          <w:rFonts w:ascii="Times New Roman" w:eastAsia="Times New Roman" w:hAnsi="Times New Roman" w:cs="Times New Roman"/>
          <w:b/>
          <w:bCs/>
          <w:color w:val="212529"/>
          <w:kern w:val="0"/>
          <w:sz w:val="27"/>
          <w:szCs w:val="27"/>
          <w14:ligatures w14:val="none"/>
        </w:rPr>
      </w:pPr>
      <w:commentRangeStart w:id="14"/>
      <w:r w:rsidRPr="00A83D18">
        <w:rPr>
          <w:rFonts w:ascii="Times New Roman" w:eastAsia="Times New Roman" w:hAnsi="Times New Roman" w:cs="Times New Roman"/>
          <w:b/>
          <w:bCs/>
          <w:color w:val="212529"/>
          <w:kern w:val="0"/>
          <w:sz w:val="27"/>
          <w:szCs w:val="27"/>
          <w14:ligatures w14:val="none"/>
        </w:rPr>
        <w:t>Check for small or rare ecosystems</w:t>
      </w:r>
      <w:commentRangeEnd w:id="14"/>
      <w:r w:rsidRPr="00A83D18">
        <w:rPr>
          <w:rStyle w:val="CommentReference"/>
          <w:rFonts w:ascii="Times New Roman" w:eastAsia="Times New Roman" w:hAnsi="Times New Roman" w:cs="Times New Roman"/>
          <w:b/>
          <w:bCs/>
          <w:color w:val="212529"/>
          <w:kern w:val="0"/>
          <w:sz w:val="27"/>
          <w:szCs w:val="27"/>
          <w14:ligatures w14:val="none"/>
        </w:rPr>
        <w:commentReference w:id="14"/>
      </w:r>
    </w:p>
    <w:p w14:paraId="7BBEEFEF" w14:textId="77777777" w:rsidR="00A83D18" w:rsidRPr="00A83D18" w:rsidRDefault="00A83D18" w:rsidP="00A83D18">
      <w:pPr>
        <w:spacing w:after="100" w:afterAutospacing="1" w:line="240" w:lineRule="auto"/>
        <w:rPr>
          <w:rFonts w:ascii="Times New Roman" w:eastAsia="Times New Roman" w:hAnsi="Times New Roman" w:cs="Times New Roman"/>
          <w:kern w:val="0"/>
          <w14:ligatures w14:val="none"/>
        </w:rPr>
      </w:pPr>
      <w:r w:rsidRPr="00A83D18">
        <w:rPr>
          <w:rFonts w:ascii="Times New Roman" w:eastAsia="Times New Roman" w:hAnsi="Times New Roman" w:cs="Times New Roman"/>
          <w:kern w:val="0"/>
          <w14:ligatures w14:val="none"/>
        </w:rPr>
        <w:t>These landscape data may miss or inaccurately map small or rare ecosystems. An ecosystem’s absence from the charts does not establish that it is absent from your management unit or the surrounding landscape.</w:t>
      </w:r>
    </w:p>
    <w:p w14:paraId="670796D6" w14:textId="77777777" w:rsidR="00A83D18" w:rsidRPr="00A83D18" w:rsidRDefault="00A83D18" w:rsidP="00A83D18">
      <w:pPr>
        <w:spacing w:after="100" w:afterAutospacing="1" w:line="240" w:lineRule="auto"/>
        <w:rPr>
          <w:rFonts w:ascii="Times New Roman" w:eastAsia="Times New Roman" w:hAnsi="Times New Roman" w:cs="Times New Roman"/>
          <w:kern w:val="0"/>
          <w14:ligatures w14:val="none"/>
        </w:rPr>
      </w:pPr>
      <w:r w:rsidRPr="00A83D18">
        <w:rPr>
          <w:rFonts w:ascii="Times New Roman" w:eastAsia="Times New Roman" w:hAnsi="Times New Roman" w:cs="Times New Roman"/>
          <w:kern w:val="0"/>
          <w14:ligatures w14:val="none"/>
        </w:rPr>
        <w:t>Review sources such as State Heritage Programs, State Wildlife Action Plans, NatureServe, and local conservation assessments to identify ecosystems that need closer consideration.</w:t>
      </w:r>
    </w:p>
    <w:p w14:paraId="2932890E" w14:textId="77777777" w:rsidR="00A83D18" w:rsidRPr="00A83D18" w:rsidRDefault="00A83D18" w:rsidP="00A83D18">
      <w:pPr>
        <w:shd w:val="clear" w:color="auto" w:fill="E8F8F5"/>
        <w:spacing w:after="0" w:line="240" w:lineRule="auto"/>
        <w:rPr>
          <w:rFonts w:ascii="Times New Roman" w:eastAsia="Times New Roman" w:hAnsi="Times New Roman" w:cs="Times New Roman"/>
          <w:b/>
          <w:bCs/>
          <w:kern w:val="0"/>
          <w14:ligatures w14:val="none"/>
        </w:rPr>
      </w:pPr>
      <w:r w:rsidRPr="00A83D18">
        <w:rPr>
          <w:rFonts w:ascii="Times New Roman" w:eastAsia="Times New Roman" w:hAnsi="Times New Roman" w:cs="Times New Roman"/>
          <w:b/>
          <w:bCs/>
          <w:kern w:val="0"/>
          <w:bdr w:val="none" w:sz="0" w:space="0" w:color="auto" w:frame="1"/>
          <w14:ligatures w14:val="none"/>
        </w:rPr>
        <w:t>Tip</w:t>
      </w:r>
      <w:r w:rsidRPr="00A83D18">
        <w:rPr>
          <w:rFonts w:ascii="Times New Roman" w:eastAsia="Times New Roman" w:hAnsi="Times New Roman" w:cs="Times New Roman"/>
          <w:b/>
          <w:bCs/>
          <w:kern w:val="0"/>
          <w14:ligatures w14:val="none"/>
        </w:rPr>
        <w:t>Historical native and existing ecosystems</w:t>
      </w:r>
    </w:p>
    <w:p w14:paraId="12C0947D" w14:textId="77777777" w:rsidR="00A83D18" w:rsidRPr="00A83D18" w:rsidRDefault="00A83D18" w:rsidP="00A83D18">
      <w:pPr>
        <w:spacing w:after="100" w:afterAutospacing="1" w:line="240" w:lineRule="auto"/>
        <w:rPr>
          <w:rFonts w:ascii="Times New Roman" w:eastAsia="Times New Roman" w:hAnsi="Times New Roman" w:cs="Times New Roman"/>
          <w:kern w:val="0"/>
          <w14:ligatures w14:val="none"/>
        </w:rPr>
      </w:pPr>
      <w:r w:rsidRPr="00A83D18">
        <w:rPr>
          <w:rFonts w:ascii="Times New Roman" w:eastAsia="Times New Roman" w:hAnsi="Times New Roman" w:cs="Times New Roman"/>
          <w:kern w:val="0"/>
          <w14:ligatures w14:val="none"/>
        </w:rPr>
        <w:t>For this Ecological Section:</w:t>
      </w:r>
    </w:p>
    <w:p w14:paraId="010D2DF2" w14:textId="77777777" w:rsidR="00A83D18" w:rsidRPr="00A83D18" w:rsidRDefault="00A83D18" w:rsidP="00A83D18">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A83D18">
        <w:rPr>
          <w:rFonts w:ascii="Times New Roman" w:eastAsia="Times New Roman" w:hAnsi="Times New Roman" w:cs="Times New Roman"/>
          <w:kern w:val="0"/>
          <w14:ligatures w14:val="none"/>
        </w:rPr>
        <w:t xml:space="preserve">LANDFIRE maps </w:t>
      </w:r>
      <w:r w:rsidRPr="00A83D18">
        <w:rPr>
          <w:rFonts w:ascii="Times New Roman" w:eastAsia="Times New Roman" w:hAnsi="Times New Roman" w:cs="Times New Roman"/>
          <w:b/>
          <w:bCs/>
          <w:kern w:val="0"/>
          <w14:ligatures w14:val="none"/>
        </w:rPr>
        <w:t>29</w:t>
      </w:r>
      <w:r w:rsidRPr="00A83D18">
        <w:rPr>
          <w:rFonts w:ascii="Times New Roman" w:eastAsia="Times New Roman" w:hAnsi="Times New Roman" w:cs="Times New Roman"/>
          <w:kern w:val="0"/>
          <w14:ligatures w14:val="none"/>
        </w:rPr>
        <w:t xml:space="preserve"> historical native ecosystem models. Regional versions of an ecosystem model are counted separately.</w:t>
      </w:r>
    </w:p>
    <w:p w14:paraId="71A848AB" w14:textId="77777777" w:rsidR="00A83D18" w:rsidRPr="00A83D18" w:rsidRDefault="00A83D18" w:rsidP="00A83D18">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A83D18">
        <w:rPr>
          <w:rFonts w:ascii="Times New Roman" w:eastAsia="Times New Roman" w:hAnsi="Times New Roman" w:cs="Times New Roman"/>
          <w:kern w:val="0"/>
          <w14:ligatures w14:val="none"/>
        </w:rPr>
        <w:t xml:space="preserve">The 10 largest historical native ecosystem models cover </w:t>
      </w:r>
      <w:r w:rsidRPr="00A83D18">
        <w:rPr>
          <w:rFonts w:ascii="Times New Roman" w:eastAsia="Times New Roman" w:hAnsi="Times New Roman" w:cs="Times New Roman"/>
          <w:b/>
          <w:bCs/>
          <w:kern w:val="0"/>
          <w14:ligatures w14:val="none"/>
        </w:rPr>
        <w:t>85%</w:t>
      </w:r>
      <w:r w:rsidRPr="00A83D18">
        <w:rPr>
          <w:rFonts w:ascii="Times New Roman" w:eastAsia="Times New Roman" w:hAnsi="Times New Roman" w:cs="Times New Roman"/>
          <w:kern w:val="0"/>
          <w14:ligatures w14:val="none"/>
        </w:rPr>
        <w:t xml:space="preserve"> of total mapped area in this Ecological Section.</w:t>
      </w:r>
    </w:p>
    <w:p w14:paraId="5FF8CB52" w14:textId="77777777" w:rsidR="00A83D18" w:rsidRPr="00A83D18" w:rsidRDefault="00A83D18" w:rsidP="00A83D18">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A83D18">
        <w:rPr>
          <w:rFonts w:ascii="Times New Roman" w:eastAsia="Times New Roman" w:hAnsi="Times New Roman" w:cs="Times New Roman"/>
          <w:kern w:val="0"/>
          <w14:ligatures w14:val="none"/>
        </w:rPr>
        <w:t xml:space="preserve">The 2024 LANDFIRE data map </w:t>
      </w:r>
      <w:r w:rsidRPr="00A83D18">
        <w:rPr>
          <w:rFonts w:ascii="Times New Roman" w:eastAsia="Times New Roman" w:hAnsi="Times New Roman" w:cs="Times New Roman"/>
          <w:b/>
          <w:bCs/>
          <w:kern w:val="0"/>
          <w14:ligatures w14:val="none"/>
        </w:rPr>
        <w:t>48</w:t>
      </w:r>
      <w:r w:rsidRPr="00A83D18">
        <w:rPr>
          <w:rFonts w:ascii="Times New Roman" w:eastAsia="Times New Roman" w:hAnsi="Times New Roman" w:cs="Times New Roman"/>
          <w:kern w:val="0"/>
          <w14:ligatures w14:val="none"/>
        </w:rPr>
        <w:t xml:space="preserve"> existing ecosystem and other land cover categories.</w:t>
      </w:r>
    </w:p>
    <w:p w14:paraId="669CF01D" w14:textId="77777777" w:rsidR="00A83D18" w:rsidRPr="00A83D18" w:rsidRDefault="00A83D18" w:rsidP="00A83D18">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A83D18">
        <w:rPr>
          <w:rFonts w:ascii="Times New Roman" w:eastAsia="Times New Roman" w:hAnsi="Times New Roman" w:cs="Times New Roman"/>
          <w:kern w:val="0"/>
          <w14:ligatures w14:val="none"/>
        </w:rPr>
        <w:t xml:space="preserve">The 10 largest existing ecosystem and land cover categories together cover </w:t>
      </w:r>
      <w:r w:rsidRPr="00A83D18">
        <w:rPr>
          <w:rFonts w:ascii="Times New Roman" w:eastAsia="Times New Roman" w:hAnsi="Times New Roman" w:cs="Times New Roman"/>
          <w:b/>
          <w:bCs/>
          <w:kern w:val="0"/>
          <w14:ligatures w14:val="none"/>
        </w:rPr>
        <w:t>84%</w:t>
      </w:r>
      <w:r w:rsidRPr="00A83D18">
        <w:rPr>
          <w:rFonts w:ascii="Times New Roman" w:eastAsia="Times New Roman" w:hAnsi="Times New Roman" w:cs="Times New Roman"/>
          <w:kern w:val="0"/>
          <w14:ligatures w14:val="none"/>
        </w:rPr>
        <w:t xml:space="preserve"> of the total mapped area.</w:t>
      </w:r>
    </w:p>
    <w:p w14:paraId="2DB474E2" w14:textId="77777777" w:rsidR="00A83D18" w:rsidRPr="00A83D18" w:rsidRDefault="00A83D18" w:rsidP="00A83D18">
      <w:pPr>
        <w:spacing w:after="100" w:afterAutospacing="1" w:line="240" w:lineRule="auto"/>
        <w:rPr>
          <w:rFonts w:ascii="Times New Roman" w:eastAsia="Times New Roman" w:hAnsi="Times New Roman" w:cs="Times New Roman"/>
          <w:kern w:val="0"/>
          <w14:ligatures w14:val="none"/>
        </w:rPr>
      </w:pPr>
    </w:p>
    <w:p w14:paraId="7EF4CE9A" w14:textId="77777777" w:rsidR="00A83D18" w:rsidRPr="00A83D18" w:rsidRDefault="00A83D18" w:rsidP="00A83D18">
      <w:pPr>
        <w:spacing w:before="100" w:beforeAutospacing="1" w:after="100" w:afterAutospacing="1" w:line="240" w:lineRule="auto"/>
        <w:outlineLvl w:val="2"/>
        <w:rPr>
          <w:rFonts w:ascii="Times New Roman" w:eastAsia="Times New Roman" w:hAnsi="Times New Roman" w:cs="Times New Roman"/>
          <w:b/>
          <w:bCs/>
          <w:color w:val="212529"/>
          <w:kern w:val="0"/>
          <w:sz w:val="27"/>
          <w:szCs w:val="27"/>
          <w14:ligatures w14:val="none"/>
        </w:rPr>
      </w:pPr>
      <w:r w:rsidRPr="00A83D18">
        <w:rPr>
          <w:rFonts w:ascii="Times New Roman" w:eastAsia="Times New Roman" w:hAnsi="Times New Roman" w:cs="Times New Roman"/>
          <w:b/>
          <w:bCs/>
          <w:color w:val="212529"/>
          <w:kern w:val="0"/>
          <w:sz w:val="27"/>
          <w:szCs w:val="27"/>
          <w14:ligatures w14:val="none"/>
        </w:rPr>
        <w:t>Existing conditions within historical native ecosystem areas</w:t>
      </w:r>
    </w:p>
    <w:p w14:paraId="10A6D53F" w14:textId="77777777" w:rsidR="00A83D18" w:rsidRPr="00A83D18" w:rsidRDefault="00A83D18" w:rsidP="00A83D18">
      <w:pPr>
        <w:spacing w:after="100" w:afterAutospacing="1" w:line="240" w:lineRule="auto"/>
        <w:rPr>
          <w:rFonts w:ascii="Times New Roman" w:eastAsia="Times New Roman" w:hAnsi="Times New Roman" w:cs="Times New Roman"/>
          <w:kern w:val="0"/>
          <w14:ligatures w14:val="none"/>
        </w:rPr>
      </w:pPr>
      <w:r w:rsidRPr="00A83D18">
        <w:rPr>
          <w:rFonts w:ascii="Times New Roman" w:eastAsia="Times New Roman" w:hAnsi="Times New Roman" w:cs="Times New Roman"/>
          <w:kern w:val="0"/>
          <w14:ligatures w14:val="none"/>
        </w:rPr>
        <w:t>The following flow charts show what is currently mapped within the modeled areas of the three largest historical native ecosystems.</w:t>
      </w:r>
    </w:p>
    <w:p w14:paraId="6B4F898E" w14:textId="77777777" w:rsidR="00A83D18" w:rsidRPr="00A83D18" w:rsidRDefault="00A83D18" w:rsidP="00A83D18">
      <w:pPr>
        <w:spacing w:after="100" w:afterAutospacing="1" w:line="240" w:lineRule="auto"/>
        <w:rPr>
          <w:rFonts w:ascii="Times New Roman" w:eastAsia="Times New Roman" w:hAnsi="Times New Roman" w:cs="Times New Roman"/>
          <w:kern w:val="0"/>
          <w14:ligatures w14:val="none"/>
        </w:rPr>
      </w:pPr>
      <w:r w:rsidRPr="00A83D18">
        <w:rPr>
          <w:rFonts w:ascii="Times New Roman" w:eastAsia="Times New Roman" w:hAnsi="Times New Roman" w:cs="Times New Roman"/>
          <w:kern w:val="0"/>
          <w14:ligatures w14:val="none"/>
        </w:rPr>
        <w:t>They help you understand how those areas are now divided among existing ecosystems and other land cover, including agriculture and development.</w:t>
      </w:r>
    </w:p>
    <w:p w14:paraId="655D0B36" w14:textId="77777777" w:rsidR="00A83D18" w:rsidRPr="00A83D18" w:rsidRDefault="00A83D18" w:rsidP="00A83D18">
      <w:pPr>
        <w:spacing w:after="100" w:afterAutospacing="1" w:line="240" w:lineRule="auto"/>
        <w:rPr>
          <w:rFonts w:ascii="Times New Roman" w:eastAsia="Times New Roman" w:hAnsi="Times New Roman" w:cs="Times New Roman"/>
          <w:kern w:val="0"/>
          <w14:ligatures w14:val="none"/>
        </w:rPr>
      </w:pPr>
      <w:r w:rsidRPr="00A83D18">
        <w:rPr>
          <w:rFonts w:ascii="Times New Roman" w:eastAsia="Times New Roman" w:hAnsi="Times New Roman" w:cs="Times New Roman"/>
          <w:kern w:val="0"/>
          <w14:ligatures w14:val="none"/>
        </w:rPr>
        <w:t xml:space="preserve">For help analyzing additional ecosystems beyond the top three, contact Randy Swaty at </w:t>
      </w:r>
      <w:hyperlink r:id="rId18" w:tgtFrame="_blank" w:history="1">
        <w:r w:rsidRPr="00A83D18">
          <w:rPr>
            <w:rFonts w:ascii="Times New Roman" w:eastAsia="Times New Roman" w:hAnsi="Times New Roman" w:cs="Times New Roman"/>
            <w:color w:val="18BC9C"/>
            <w:kern w:val="0"/>
            <w:u w:val="single"/>
            <w14:ligatures w14:val="none"/>
          </w:rPr>
          <w:t>rswaty@tnc.org</w:t>
        </w:r>
      </w:hyperlink>
      <w:r w:rsidRPr="00A83D18">
        <w:rPr>
          <w:rFonts w:ascii="Times New Roman" w:eastAsia="Times New Roman" w:hAnsi="Times New Roman" w:cs="Times New Roman"/>
          <w:kern w:val="0"/>
          <w14:ligatures w14:val="none"/>
        </w:rPr>
        <w:t xml:space="preserve"> or The Nature Conservancy’s LANDFIRE team at </w:t>
      </w:r>
      <w:hyperlink r:id="rId19" w:tgtFrame="_blank" w:history="1">
        <w:r w:rsidRPr="00A83D18">
          <w:rPr>
            <w:rFonts w:ascii="Times New Roman" w:eastAsia="Times New Roman" w:hAnsi="Times New Roman" w:cs="Times New Roman"/>
            <w:color w:val="18BC9C"/>
            <w:kern w:val="0"/>
            <w:u w:val="single"/>
            <w14:ligatures w14:val="none"/>
          </w:rPr>
          <w:t>landfire@tnc.org</w:t>
        </w:r>
      </w:hyperlink>
      <w:r w:rsidRPr="00A83D18">
        <w:rPr>
          <w:rFonts w:ascii="Times New Roman" w:eastAsia="Times New Roman" w:hAnsi="Times New Roman" w:cs="Times New Roman"/>
          <w:kern w:val="0"/>
          <w14:ligatures w14:val="none"/>
        </w:rPr>
        <w:t>.</w:t>
      </w:r>
    </w:p>
    <w:p w14:paraId="3D8415C5" w14:textId="77777777" w:rsidR="00A83D18" w:rsidRPr="00A83D18" w:rsidRDefault="00A83D18" w:rsidP="00A83D18">
      <w:pPr>
        <w:spacing w:after="100" w:afterAutospacing="1" w:line="240" w:lineRule="auto"/>
        <w:rPr>
          <w:rFonts w:ascii="Times New Roman" w:eastAsia="Times New Roman" w:hAnsi="Times New Roman" w:cs="Times New Roman"/>
          <w:kern w:val="0"/>
          <w14:ligatures w14:val="none"/>
        </w:rPr>
      </w:pPr>
    </w:p>
    <w:p w14:paraId="0F4409C6" w14:textId="77777777" w:rsidR="00A83D18" w:rsidRPr="00A83D18" w:rsidRDefault="00A83D18" w:rsidP="00A83D18">
      <w:pPr>
        <w:spacing w:after="100" w:afterAutospacing="1" w:line="240" w:lineRule="auto"/>
        <w:rPr>
          <w:rFonts w:ascii="Times New Roman" w:eastAsia="Times New Roman" w:hAnsi="Times New Roman" w:cs="Times New Roman"/>
          <w:kern w:val="0"/>
          <w14:ligatures w14:val="none"/>
        </w:rPr>
      </w:pPr>
      <w:r w:rsidRPr="00A83D18">
        <w:rPr>
          <w:rFonts w:ascii="Times New Roman" w:eastAsia="Times New Roman" w:hAnsi="Times New Roman" w:cs="Times New Roman"/>
          <w:b/>
          <w:bCs/>
          <w:kern w:val="0"/>
          <w14:ligatures w14:val="none"/>
        </w:rPr>
        <w:t>How to read the flow charts:</w:t>
      </w:r>
    </w:p>
    <w:p w14:paraId="4037B74A" w14:textId="77777777" w:rsidR="00A83D18" w:rsidRPr="00A83D18" w:rsidRDefault="00A83D18" w:rsidP="00A83D18">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A83D18">
        <w:rPr>
          <w:rFonts w:ascii="Times New Roman" w:eastAsia="Times New Roman" w:hAnsi="Times New Roman" w:cs="Times New Roman"/>
          <w:kern w:val="0"/>
          <w14:ligatures w14:val="none"/>
        </w:rPr>
        <w:t>The left side identifies the historical native ecosystem.</w:t>
      </w:r>
    </w:p>
    <w:p w14:paraId="347F5ADD" w14:textId="77777777" w:rsidR="00A83D18" w:rsidRPr="00A83D18" w:rsidRDefault="00A83D18" w:rsidP="00A83D18">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A83D18">
        <w:rPr>
          <w:rFonts w:ascii="Times New Roman" w:eastAsia="Times New Roman" w:hAnsi="Times New Roman" w:cs="Times New Roman"/>
          <w:kern w:val="0"/>
          <w14:ligatures w14:val="none"/>
        </w:rPr>
        <w:t>The right side groups existing ecosystems and other land cover into broad categories.</w:t>
      </w:r>
    </w:p>
    <w:p w14:paraId="14CDA6FB" w14:textId="77777777" w:rsidR="00A83D18" w:rsidRPr="00A83D18" w:rsidRDefault="00A83D18" w:rsidP="00A83D18">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A83D18">
        <w:rPr>
          <w:rFonts w:ascii="Times New Roman" w:eastAsia="Times New Roman" w:hAnsi="Times New Roman" w:cs="Times New Roman"/>
          <w:kern w:val="0"/>
          <w14:ligatures w14:val="none"/>
        </w:rPr>
        <w:t>The connecting bands show how much of the historical native ecosystem’s modeled area falls into each current category. Hover over a band to see its value.</w:t>
      </w:r>
    </w:p>
    <w:p w14:paraId="308BA4BB" w14:textId="77777777" w:rsidR="00A83D18" w:rsidRPr="00A83D18" w:rsidRDefault="00A83D18" w:rsidP="00A83D18">
      <w:pPr>
        <w:spacing w:after="100" w:afterAutospacing="1" w:line="240" w:lineRule="auto"/>
        <w:rPr>
          <w:rFonts w:ascii="Times New Roman" w:eastAsia="Times New Roman" w:hAnsi="Times New Roman" w:cs="Times New Roman"/>
          <w:kern w:val="0"/>
          <w14:ligatures w14:val="none"/>
        </w:rPr>
      </w:pPr>
      <w:r w:rsidRPr="00A83D18">
        <w:rPr>
          <w:rFonts w:ascii="Times New Roman" w:eastAsia="Times New Roman" w:hAnsi="Times New Roman" w:cs="Times New Roman"/>
          <w:kern w:val="0"/>
          <w14:ligatures w14:val="none"/>
        </w:rPr>
        <w:t>The percentage beside each historical native ecosystem name is its share of the three modeled areas shown, rather than its share of the entire Ecological Section.</w:t>
      </w:r>
    </w:p>
    <w:p w14:paraId="783B6096" w14:textId="77777777" w:rsidR="00A83D18" w:rsidRPr="00A83D18" w:rsidRDefault="00A83D18" w:rsidP="07463BF3">
      <w:pPr>
        <w:spacing w:after="100" w:afterAutospacing="1" w:line="240" w:lineRule="auto"/>
        <w:rPr>
          <w:rFonts w:ascii="Times New Roman" w:eastAsia="Times New Roman" w:hAnsi="Times New Roman" w:cs="Times New Roman"/>
          <w:kern w:val="0"/>
          <w14:ligatures w14:val="none"/>
        </w:rPr>
      </w:pPr>
      <w:r w:rsidRPr="00A83D18">
        <w:rPr>
          <w:rFonts w:ascii="Times New Roman" w:eastAsia="Times New Roman" w:hAnsi="Times New Roman" w:cs="Times New Roman"/>
          <w:kern w:val="0"/>
          <w14:ligatures w14:val="none"/>
        </w:rPr>
        <w:lastRenderedPageBreak/>
        <w:t xml:space="preserve">Use these charts to identify changes that warrant closer review. </w:t>
      </w:r>
      <w:commentRangeStart w:id="15"/>
      <w:r w:rsidRPr="07463BF3">
        <w:rPr>
          <w:rFonts w:ascii="Times New Roman" w:eastAsia="Times New Roman" w:hAnsi="Times New Roman" w:cs="Times New Roman"/>
        </w:rPr>
        <w:t>They do not establish how much of a historical native ecosystem remains in good ecological condition.</w:t>
      </w:r>
      <w:commentRangeEnd w:id="15"/>
      <w:r w:rsidRPr="00A83D18">
        <w:rPr>
          <w:rStyle w:val="CommentReference"/>
          <w:rFonts w:ascii="Times New Roman" w:eastAsia="Times New Roman" w:hAnsi="Times New Roman" w:cs="Times New Roman"/>
          <w:kern w:val="0"/>
          <w:sz w:val="24"/>
          <w:szCs w:val="24"/>
          <w14:ligatures w14:val="none"/>
        </w:rPr>
        <w:commentReference w:id="15"/>
      </w:r>
    </w:p>
    <w:p w14:paraId="18F565B6" w14:textId="77777777" w:rsidR="00A83D18" w:rsidRPr="00A83D18" w:rsidRDefault="00A83D18" w:rsidP="00A83D18">
      <w:pPr>
        <w:spacing w:before="100" w:beforeAutospacing="1" w:after="100" w:afterAutospacing="1" w:line="240" w:lineRule="auto"/>
        <w:outlineLvl w:val="2"/>
        <w:rPr>
          <w:rFonts w:ascii="Times New Roman" w:eastAsia="Times New Roman" w:hAnsi="Times New Roman" w:cs="Times New Roman"/>
          <w:b/>
          <w:bCs/>
          <w:color w:val="212529"/>
          <w:kern w:val="0"/>
          <w:sz w:val="27"/>
          <w:szCs w:val="27"/>
          <w14:ligatures w14:val="none"/>
        </w:rPr>
      </w:pPr>
      <w:r w:rsidRPr="00A83D18">
        <w:rPr>
          <w:rFonts w:ascii="Times New Roman" w:eastAsia="Times New Roman" w:hAnsi="Times New Roman" w:cs="Times New Roman"/>
          <w:b/>
          <w:bCs/>
          <w:color w:val="212529"/>
          <w:kern w:val="0"/>
          <w:sz w:val="27"/>
          <w:szCs w:val="27"/>
          <w14:ligatures w14:val="none"/>
        </w:rPr>
        <w:t>Laurentian Pine-Oak Barrens-Jack Pine (38%)</w:t>
      </w:r>
    </w:p>
    <w:p w14:paraId="194BBD54" w14:textId="77777777" w:rsidR="00A83D18" w:rsidRPr="00A83D18" w:rsidRDefault="00A83D18" w:rsidP="00A83D18">
      <w:pPr>
        <w:spacing w:after="0" w:line="240" w:lineRule="auto"/>
        <w:rPr>
          <w:rFonts w:ascii="Times New Roman" w:eastAsia="Times New Roman" w:hAnsi="Times New Roman" w:cs="Times New Roman"/>
          <w:kern w:val="0"/>
          <w14:ligatures w14:val="none"/>
        </w:rPr>
      </w:pPr>
      <w:r w:rsidRPr="00A83D18">
        <w:rPr>
          <w:rFonts w:ascii="Times New Roman" w:eastAsia="Times New Roman" w:hAnsi="Times New Roman" w:cs="Times New Roman"/>
          <w:kern w:val="0"/>
          <w14:ligatures w14:val="none"/>
        </w:rPr>
        <w:br/>
      </w:r>
      <w:r w:rsidRPr="00A83D18">
        <w:rPr>
          <w:rFonts w:ascii="Times New Roman" w:eastAsia="Times New Roman" w:hAnsi="Times New Roman" w:cs="Times New Roman"/>
          <w:kern w:val="0"/>
          <w14:ligatures w14:val="none"/>
        </w:rPr>
        <w:br/>
      </w:r>
    </w:p>
    <w:p w14:paraId="09AAFA90" w14:textId="77777777" w:rsidR="00A83D18" w:rsidRPr="00A83D18" w:rsidRDefault="00A83D18" w:rsidP="00A83D18">
      <w:pPr>
        <w:spacing w:before="100" w:beforeAutospacing="1" w:after="100" w:afterAutospacing="1" w:line="240" w:lineRule="auto"/>
        <w:outlineLvl w:val="2"/>
        <w:rPr>
          <w:rFonts w:ascii="Times New Roman" w:eastAsia="Times New Roman" w:hAnsi="Times New Roman" w:cs="Times New Roman"/>
          <w:b/>
          <w:bCs/>
          <w:color w:val="212529"/>
          <w:kern w:val="0"/>
          <w:sz w:val="27"/>
          <w:szCs w:val="27"/>
          <w14:ligatures w14:val="none"/>
        </w:rPr>
      </w:pPr>
      <w:r w:rsidRPr="00A83D18">
        <w:rPr>
          <w:rFonts w:ascii="Times New Roman" w:eastAsia="Times New Roman" w:hAnsi="Times New Roman" w:cs="Times New Roman"/>
          <w:b/>
          <w:bCs/>
          <w:color w:val="212529"/>
          <w:kern w:val="0"/>
          <w:sz w:val="27"/>
          <w:szCs w:val="27"/>
          <w14:ligatures w14:val="none"/>
        </w:rPr>
        <w:t>Boreal Acidic Peatland Systems (38%)</w:t>
      </w:r>
    </w:p>
    <w:p w14:paraId="7F5B1EE1" w14:textId="77777777" w:rsidR="00A83D18" w:rsidRPr="00A83D18" w:rsidRDefault="00A83D18" w:rsidP="00A83D18">
      <w:pPr>
        <w:spacing w:after="0" w:line="240" w:lineRule="auto"/>
        <w:rPr>
          <w:rFonts w:ascii="Times New Roman" w:eastAsia="Times New Roman" w:hAnsi="Times New Roman" w:cs="Times New Roman"/>
          <w:kern w:val="0"/>
          <w14:ligatures w14:val="none"/>
        </w:rPr>
      </w:pPr>
      <w:r w:rsidRPr="00A83D18">
        <w:rPr>
          <w:rFonts w:ascii="Times New Roman" w:eastAsia="Times New Roman" w:hAnsi="Times New Roman" w:cs="Times New Roman"/>
          <w:kern w:val="0"/>
          <w14:ligatures w14:val="none"/>
        </w:rPr>
        <w:br/>
      </w:r>
      <w:r w:rsidRPr="00A83D18">
        <w:rPr>
          <w:rFonts w:ascii="Times New Roman" w:eastAsia="Times New Roman" w:hAnsi="Times New Roman" w:cs="Times New Roman"/>
          <w:kern w:val="0"/>
          <w14:ligatures w14:val="none"/>
        </w:rPr>
        <w:br/>
      </w:r>
    </w:p>
    <w:p w14:paraId="65BCA342" w14:textId="77777777" w:rsidR="00A83D18" w:rsidRPr="00A83D18" w:rsidRDefault="00A83D18" w:rsidP="00A83D18">
      <w:pPr>
        <w:spacing w:before="100" w:beforeAutospacing="1" w:after="100" w:afterAutospacing="1" w:line="240" w:lineRule="auto"/>
        <w:outlineLvl w:val="2"/>
        <w:rPr>
          <w:rFonts w:ascii="Times New Roman" w:eastAsia="Times New Roman" w:hAnsi="Times New Roman" w:cs="Times New Roman"/>
          <w:b/>
          <w:bCs/>
          <w:color w:val="212529"/>
          <w:kern w:val="0"/>
          <w:sz w:val="27"/>
          <w:szCs w:val="27"/>
          <w14:ligatures w14:val="none"/>
        </w:rPr>
      </w:pPr>
      <w:r w:rsidRPr="00A83D18">
        <w:rPr>
          <w:rFonts w:ascii="Times New Roman" w:eastAsia="Times New Roman" w:hAnsi="Times New Roman" w:cs="Times New Roman"/>
          <w:b/>
          <w:bCs/>
          <w:color w:val="212529"/>
          <w:kern w:val="0"/>
          <w:sz w:val="27"/>
          <w:szCs w:val="27"/>
          <w14:ligatures w14:val="none"/>
        </w:rPr>
        <w:t>Laurentian-Acadian Northern Pine(-Oak) Forest-Pine Dominated (24%)</w:t>
      </w:r>
    </w:p>
    <w:p w14:paraId="10D00F0B" w14:textId="77777777" w:rsidR="00A83D18" w:rsidRPr="00A83D18" w:rsidRDefault="00A83D18" w:rsidP="00A83D18">
      <w:pPr>
        <w:spacing w:after="0" w:line="240" w:lineRule="auto"/>
        <w:rPr>
          <w:rFonts w:ascii="Times New Roman" w:eastAsia="Times New Roman" w:hAnsi="Times New Roman" w:cs="Times New Roman"/>
          <w:kern w:val="0"/>
          <w14:ligatures w14:val="none"/>
        </w:rPr>
      </w:pPr>
      <w:r w:rsidRPr="00A83D18">
        <w:rPr>
          <w:rFonts w:ascii="Times New Roman" w:eastAsia="Times New Roman" w:hAnsi="Times New Roman" w:cs="Times New Roman"/>
          <w:kern w:val="0"/>
          <w14:ligatures w14:val="none"/>
        </w:rPr>
        <w:br/>
      </w:r>
    </w:p>
    <w:p w14:paraId="18DDDA56" w14:textId="77777777" w:rsidR="00A83D18" w:rsidRPr="00A83D18" w:rsidRDefault="00A83D18" w:rsidP="00A83D18">
      <w:pPr>
        <w:spacing w:after="100" w:afterAutospacing="1" w:line="240" w:lineRule="auto"/>
        <w:rPr>
          <w:rFonts w:ascii="Times New Roman" w:eastAsia="Times New Roman" w:hAnsi="Times New Roman" w:cs="Times New Roman"/>
          <w:kern w:val="0"/>
          <w14:ligatures w14:val="none"/>
        </w:rPr>
      </w:pPr>
    </w:p>
    <w:p w14:paraId="120DD7B5" w14:textId="77777777" w:rsidR="00A83D18" w:rsidRPr="00A83D18" w:rsidRDefault="00A83D18" w:rsidP="07463BF3">
      <w:pPr>
        <w:spacing w:before="100" w:beforeAutospacing="1" w:after="100" w:afterAutospacing="1" w:line="240" w:lineRule="auto"/>
        <w:outlineLvl w:val="2"/>
        <w:rPr>
          <w:rFonts w:ascii="Times New Roman" w:eastAsia="Times New Roman" w:hAnsi="Times New Roman" w:cs="Times New Roman"/>
          <w:b/>
          <w:bCs/>
          <w:color w:val="212529"/>
          <w:kern w:val="0"/>
          <w:sz w:val="27"/>
          <w:szCs w:val="27"/>
          <w14:ligatures w14:val="none"/>
        </w:rPr>
      </w:pPr>
      <w:commentRangeStart w:id="16"/>
      <w:r w:rsidRPr="00A83D18">
        <w:rPr>
          <w:rFonts w:ascii="Times New Roman" w:eastAsia="Times New Roman" w:hAnsi="Times New Roman" w:cs="Times New Roman"/>
          <w:b/>
          <w:bCs/>
          <w:color w:val="212529"/>
          <w:kern w:val="0"/>
          <w:sz w:val="27"/>
          <w:szCs w:val="27"/>
          <w14:ligatures w14:val="none"/>
        </w:rPr>
        <w:t>Land conversion summary</w:t>
      </w:r>
      <w:commentRangeEnd w:id="16"/>
      <w:r w:rsidRPr="00A83D18">
        <w:rPr>
          <w:rStyle w:val="CommentReference"/>
          <w:rFonts w:ascii="Times New Roman" w:eastAsia="Times New Roman" w:hAnsi="Times New Roman" w:cs="Times New Roman"/>
          <w:b/>
          <w:bCs/>
          <w:color w:val="212529"/>
          <w:kern w:val="0"/>
          <w:sz w:val="27"/>
          <w:szCs w:val="27"/>
          <w14:ligatures w14:val="none"/>
        </w:rPr>
        <w:commentReference w:id="16"/>
      </w:r>
    </w:p>
    <w:p w14:paraId="3818F2A7" w14:textId="77777777" w:rsidR="00A83D18" w:rsidRPr="00A83D18" w:rsidRDefault="00A83D18" w:rsidP="00A83D18">
      <w:pPr>
        <w:spacing w:after="100" w:afterAutospacing="1" w:line="240" w:lineRule="auto"/>
        <w:rPr>
          <w:rFonts w:ascii="Times New Roman" w:eastAsia="Times New Roman" w:hAnsi="Times New Roman" w:cs="Times New Roman"/>
          <w:kern w:val="0"/>
          <w14:ligatures w14:val="none"/>
        </w:rPr>
      </w:pPr>
      <w:r w:rsidRPr="00A83D18">
        <w:rPr>
          <w:rFonts w:ascii="Times New Roman" w:eastAsia="Times New Roman" w:hAnsi="Times New Roman" w:cs="Times New Roman"/>
          <w:kern w:val="0"/>
          <w14:ligatures w14:val="none"/>
        </w:rPr>
        <w:t>This table shows how much of each historical native ecosystem’s modeled area is currently mapped as agricultural or developed land. Select a column heading to sort the results.</w:t>
      </w:r>
    </w:p>
    <w:p w14:paraId="3021B77A" w14:textId="77777777" w:rsidR="00A83D18" w:rsidRPr="00A83D18" w:rsidRDefault="00A83D18" w:rsidP="00A83D18">
      <w:pPr>
        <w:spacing w:after="100" w:afterAutospacing="1" w:line="240" w:lineRule="auto"/>
        <w:rPr>
          <w:rFonts w:ascii="Times New Roman" w:eastAsia="Times New Roman" w:hAnsi="Times New Roman" w:cs="Times New Roman"/>
          <w:kern w:val="0"/>
          <w14:ligatures w14:val="none"/>
        </w:rPr>
      </w:pPr>
      <w:r w:rsidRPr="00A83D18">
        <w:rPr>
          <w:rFonts w:ascii="Times New Roman" w:eastAsia="Times New Roman" w:hAnsi="Times New Roman" w:cs="Times New Roman"/>
          <w:kern w:val="0"/>
          <w14:ligatures w14:val="none"/>
        </w:rPr>
        <w:t>“Natural Vegetation Remaining” means the area not mapped as agricultural or developed land. It includes exotic vegetation and does not confirm that the historical native ecosystem remains.</w:t>
      </w:r>
    </w:p>
    <w:p w14:paraId="18888FC0" w14:textId="77777777" w:rsidR="00A83D18" w:rsidRPr="00A83D18" w:rsidRDefault="00A83D18" w:rsidP="00A83D18">
      <w:pPr>
        <w:spacing w:after="100" w:afterAutospacing="1" w:line="240" w:lineRule="auto"/>
        <w:rPr>
          <w:rFonts w:ascii="Times New Roman" w:eastAsia="Times New Roman" w:hAnsi="Times New Roman" w:cs="Times New Roman"/>
          <w:kern w:val="0"/>
          <w14:ligatures w14:val="none"/>
        </w:rPr>
      </w:pPr>
      <w:r w:rsidRPr="00A83D18">
        <w:rPr>
          <w:rFonts w:ascii="Times New Roman" w:eastAsia="Times New Roman" w:hAnsi="Times New Roman" w:cs="Times New Roman"/>
          <w:kern w:val="0"/>
          <w14:ligatures w14:val="none"/>
        </w:rPr>
        <w:t>Use this table to identify ecosystems whose modeled areas contain substantial agriculture or development. Consider these findings alongside protection levels and local information when assessing representation and protection.</w:t>
      </w:r>
    </w:p>
    <w:p w14:paraId="1B9189BB" w14:textId="77777777" w:rsidR="00A83D18" w:rsidRPr="00A83D18" w:rsidRDefault="00A83D18" w:rsidP="00A83D18">
      <w:pPr>
        <w:spacing w:after="100" w:afterAutospacing="1" w:line="240" w:lineRule="auto"/>
        <w:rPr>
          <w:rFonts w:ascii="Times New Roman" w:eastAsia="Times New Roman" w:hAnsi="Times New Roman" w:cs="Times New Roman"/>
          <w:kern w:val="0"/>
          <w14:ligatures w14:val="none"/>
        </w:rPr>
      </w:pPr>
    </w:p>
    <w:p w14:paraId="395D88AD" w14:textId="77777777" w:rsidR="00A83D18" w:rsidRPr="00A83D18" w:rsidRDefault="00A83D18" w:rsidP="00A83D18">
      <w:pPr>
        <w:shd w:val="clear" w:color="auto" w:fill="EAECEE"/>
        <w:spacing w:after="0" w:line="240" w:lineRule="auto"/>
        <w:rPr>
          <w:rFonts w:ascii="Times New Roman" w:eastAsia="Times New Roman" w:hAnsi="Times New Roman" w:cs="Times New Roman"/>
          <w:b/>
          <w:bCs/>
          <w:kern w:val="0"/>
          <w14:ligatures w14:val="none"/>
        </w:rPr>
      </w:pPr>
      <w:r w:rsidRPr="00A83D18">
        <w:rPr>
          <w:rFonts w:ascii="Times New Roman" w:eastAsia="Times New Roman" w:hAnsi="Times New Roman" w:cs="Times New Roman"/>
          <w:b/>
          <w:bCs/>
          <w:kern w:val="0"/>
          <w14:ligatures w14:val="none"/>
        </w:rPr>
        <w:t>Note</w:t>
      </w:r>
    </w:p>
    <w:p w14:paraId="54512219" w14:textId="77777777" w:rsidR="00A83D18" w:rsidRPr="00A83D18" w:rsidRDefault="00A83D18" w:rsidP="00A83D18">
      <w:pPr>
        <w:spacing w:after="0" w:line="240" w:lineRule="auto"/>
        <w:rPr>
          <w:rFonts w:ascii="Times New Roman" w:eastAsia="Times New Roman" w:hAnsi="Times New Roman" w:cs="Times New Roman"/>
          <w:kern w:val="0"/>
          <w14:ligatures w14:val="none"/>
        </w:rPr>
      </w:pPr>
      <w:r w:rsidRPr="00A83D18">
        <w:rPr>
          <w:rFonts w:ascii="Times New Roman" w:eastAsia="Times New Roman" w:hAnsi="Times New Roman" w:cs="Times New Roman"/>
          <w:b/>
          <w:bCs/>
          <w:kern w:val="0"/>
          <w14:ligatures w14:val="none"/>
        </w:rPr>
        <w:t>Consideration:</w:t>
      </w:r>
      <w:r w:rsidRPr="00A83D18">
        <w:rPr>
          <w:rFonts w:ascii="Times New Roman" w:eastAsia="Times New Roman" w:hAnsi="Times New Roman" w:cs="Times New Roman"/>
          <w:kern w:val="0"/>
          <w14:ligatures w14:val="none"/>
        </w:rPr>
        <w:t xml:space="preserve"> Before moving on to the next section, think through which ecosystems have been most impacted by conversion. If a system has largely been converted to agricultural and developed land uses AND it has low levels of protection below, it may be worth additional consideration.</w:t>
      </w:r>
    </w:p>
    <w:p w14:paraId="4795FD56" w14:textId="77777777" w:rsidR="00A83D18" w:rsidRPr="00A83D18" w:rsidRDefault="00A83D18" w:rsidP="00A83D18">
      <w:pPr>
        <w:spacing w:after="100" w:afterAutospacing="1" w:line="240" w:lineRule="auto"/>
        <w:rPr>
          <w:rFonts w:ascii="Times New Roman" w:eastAsia="Times New Roman" w:hAnsi="Times New Roman" w:cs="Times New Roman"/>
          <w:kern w:val="0"/>
          <w14:ligatures w14:val="none"/>
        </w:rPr>
      </w:pPr>
    </w:p>
    <w:p w14:paraId="6024A76E" w14:textId="77777777" w:rsidR="00A83D18" w:rsidRPr="00A83D18" w:rsidRDefault="00A83D18" w:rsidP="00A83D18">
      <w:pPr>
        <w:pBdr>
          <w:bottom w:val="single" w:sz="6" w:space="0" w:color="DEDEDF"/>
        </w:pBd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83D18">
        <w:rPr>
          <w:rFonts w:ascii="Times New Roman" w:eastAsia="Times New Roman" w:hAnsi="Times New Roman" w:cs="Times New Roman"/>
          <w:b/>
          <w:bCs/>
          <w:kern w:val="0"/>
          <w:sz w:val="36"/>
          <w:szCs w:val="36"/>
          <w14:ligatures w14:val="none"/>
        </w:rPr>
        <w:t>Protection of existing ecosystems</w:t>
      </w:r>
    </w:p>
    <w:p w14:paraId="793802F8" w14:textId="17B6E331" w:rsidR="00A83D18" w:rsidRPr="00A83D18" w:rsidRDefault="00A83D18" w:rsidP="3EAC6358">
      <w:pPr>
        <w:spacing w:after="100" w:afterAutospacing="1" w:line="240" w:lineRule="auto"/>
        <w:rPr>
          <w:rFonts w:ascii="Times New Roman" w:eastAsia="Times New Roman" w:hAnsi="Times New Roman" w:cs="Times New Roman"/>
          <w:kern w:val="0"/>
          <w14:ligatures w14:val="none"/>
        </w:rPr>
      </w:pPr>
      <w:r w:rsidRPr="00A83D18">
        <w:rPr>
          <w:rFonts w:ascii="Times New Roman" w:eastAsia="Times New Roman" w:hAnsi="Times New Roman" w:cs="Times New Roman"/>
          <w:kern w:val="0"/>
          <w14:ligatures w14:val="none"/>
        </w:rPr>
        <w:lastRenderedPageBreak/>
        <w:t xml:space="preserve">This chart shows </w:t>
      </w:r>
      <w:commentRangeStart w:id="17"/>
      <w:r w:rsidRPr="07463BF3">
        <w:rPr>
          <w:rFonts w:ascii="Times New Roman" w:eastAsia="Times New Roman" w:hAnsi="Times New Roman" w:cs="Times New Roman"/>
        </w:rPr>
        <w:t>how much of each existing ecosystem</w:t>
      </w:r>
      <w:commentRangeEnd w:id="17"/>
      <w:r w:rsidRPr="07463BF3">
        <w:rPr>
          <w:rStyle w:val="CommentReference"/>
          <w:rFonts w:ascii="Times New Roman" w:eastAsia="Times New Roman" w:hAnsi="Times New Roman" w:cs="Times New Roman"/>
          <w:sz w:val="24"/>
          <w:szCs w:val="24"/>
        </w:rPr>
        <w:commentReference w:id="17"/>
      </w:r>
      <w:r w:rsidRPr="07463BF3">
        <w:rPr>
          <w:rFonts w:ascii="Times New Roman" w:eastAsia="Times New Roman" w:hAnsi="Times New Roman" w:cs="Times New Roman"/>
        </w:rPr>
        <w:t xml:space="preserve"> </w:t>
      </w:r>
      <w:r w:rsidR="4E92E0CE" w:rsidRPr="00210247">
        <w:rPr>
          <w:rFonts w:ascii="Times New Roman" w:eastAsia="Times New Roman" w:hAnsi="Times New Roman" w:cs="Times New Roman"/>
          <w:color w:val="FF0000"/>
          <w:highlight w:val="green"/>
        </w:rPr>
        <w:t>covering more than 1,000 acres across the Ecological Section</w:t>
      </w:r>
      <w:r w:rsidR="4E92E0CE" w:rsidRPr="3EAC6358">
        <w:rPr>
          <w:rFonts w:ascii="Times New Roman" w:eastAsia="Times New Roman" w:hAnsi="Times New Roman" w:cs="Times New Roman"/>
        </w:rPr>
        <w:t xml:space="preserve"> </w:t>
      </w:r>
      <w:r w:rsidRPr="3EAC6358">
        <w:rPr>
          <w:rFonts w:ascii="Times New Roman" w:eastAsia="Times New Roman" w:hAnsi="Times New Roman" w:cs="Times New Roman"/>
        </w:rPr>
        <w:t xml:space="preserve">is mapped within lands assigned GAP Status 1, 2, or 3 in the </w:t>
      </w:r>
      <w:hyperlink r:id="rId20">
        <w:r w:rsidRPr="3EAC6358">
          <w:rPr>
            <w:rFonts w:ascii="Times New Roman" w:eastAsia="Times New Roman" w:hAnsi="Times New Roman" w:cs="Times New Roman"/>
            <w:color w:val="18BC9C"/>
            <w:u w:val="single"/>
          </w:rPr>
          <w:t>U.S. Geological Survey’s Protected Areas Database</w:t>
        </w:r>
      </w:hyperlink>
      <w:r w:rsidRPr="3EAC6358">
        <w:rPr>
          <w:rFonts w:ascii="Times New Roman" w:eastAsia="Times New Roman" w:hAnsi="Times New Roman" w:cs="Times New Roman"/>
        </w:rPr>
        <w:t xml:space="preserve"> (PAD-US).</w:t>
      </w:r>
    </w:p>
    <w:p w14:paraId="74D6E664" w14:textId="1CFADE38" w:rsidR="00A83D18" w:rsidRPr="00A83D18" w:rsidRDefault="00A83D18" w:rsidP="3EAC6358">
      <w:pPr>
        <w:spacing w:after="100" w:afterAutospacing="1" w:line="240" w:lineRule="auto"/>
        <w:rPr>
          <w:rFonts w:ascii="Times New Roman" w:eastAsia="Times New Roman" w:hAnsi="Times New Roman" w:cs="Times New Roman"/>
          <w:color w:val="FF0000"/>
          <w:kern w:val="0"/>
          <w14:ligatures w14:val="none"/>
        </w:rPr>
      </w:pPr>
      <w:r w:rsidRPr="3EAC6358">
        <w:rPr>
          <w:rFonts w:ascii="Times New Roman" w:eastAsia="Times New Roman" w:hAnsi="Times New Roman" w:cs="Times New Roman"/>
        </w:rPr>
        <w:t xml:space="preserve">GAP status describes protection from land conversion and the management intent for an area. </w:t>
      </w:r>
      <w:r w:rsidR="7EB16E23" w:rsidRPr="00210247">
        <w:rPr>
          <w:rFonts w:ascii="Times New Roman" w:eastAsia="Times New Roman" w:hAnsi="Times New Roman" w:cs="Times New Roman"/>
          <w:color w:val="FF0000"/>
          <w:highlight w:val="green"/>
        </w:rPr>
        <w:t>The chart</w:t>
      </w:r>
      <w:r w:rsidRPr="00210247">
        <w:rPr>
          <w:rFonts w:ascii="Times New Roman" w:eastAsia="Times New Roman" w:hAnsi="Times New Roman" w:cs="Times New Roman"/>
          <w:color w:val="FF0000"/>
          <w:highlight w:val="green"/>
        </w:rPr>
        <w:t xml:space="preserve"> </w:t>
      </w:r>
      <w:r w:rsidR="5F683333" w:rsidRPr="00210247">
        <w:rPr>
          <w:rFonts w:ascii="Times New Roman" w:eastAsia="Times New Roman" w:hAnsi="Times New Roman" w:cs="Times New Roman"/>
          <w:color w:val="FF0000"/>
          <w:highlight w:val="green"/>
        </w:rPr>
        <w:t xml:space="preserve">below </w:t>
      </w:r>
      <w:r w:rsidRPr="00210247">
        <w:rPr>
          <w:rFonts w:ascii="Times New Roman" w:eastAsia="Times New Roman" w:hAnsi="Times New Roman" w:cs="Times New Roman"/>
          <w:color w:val="FF0000"/>
          <w:highlight w:val="green"/>
        </w:rPr>
        <w:t xml:space="preserve">helps you assess protection, but does not establish </w:t>
      </w:r>
      <w:r w:rsidR="451BCB68" w:rsidRPr="00210247">
        <w:rPr>
          <w:rFonts w:ascii="Times New Roman" w:eastAsia="Times New Roman" w:hAnsi="Times New Roman" w:cs="Times New Roman"/>
          <w:color w:val="FF0000"/>
          <w:highlight w:val="green"/>
        </w:rPr>
        <w:t xml:space="preserve">a threshold at which </w:t>
      </w:r>
      <w:r w:rsidR="13448970" w:rsidRPr="00210247">
        <w:rPr>
          <w:rFonts w:ascii="Times New Roman" w:eastAsia="Times New Roman" w:hAnsi="Times New Roman" w:cs="Times New Roman"/>
          <w:color w:val="FF0000"/>
          <w:highlight w:val="green"/>
        </w:rPr>
        <w:t>any</w:t>
      </w:r>
      <w:r w:rsidR="451BCB68" w:rsidRPr="00210247">
        <w:rPr>
          <w:rFonts w:ascii="Times New Roman" w:eastAsia="Times New Roman" w:hAnsi="Times New Roman" w:cs="Times New Roman"/>
          <w:color w:val="FF0000"/>
          <w:highlight w:val="green"/>
        </w:rPr>
        <w:t xml:space="preserve"> given </w:t>
      </w:r>
      <w:r w:rsidRPr="00210247">
        <w:rPr>
          <w:rFonts w:ascii="Times New Roman" w:eastAsia="Times New Roman" w:hAnsi="Times New Roman" w:cs="Times New Roman"/>
          <w:color w:val="FF0000"/>
          <w:highlight w:val="green"/>
        </w:rPr>
        <w:t>ecosyste</w:t>
      </w:r>
      <w:r w:rsidR="17FD409E" w:rsidRPr="00210247">
        <w:rPr>
          <w:rFonts w:ascii="Times New Roman" w:eastAsia="Times New Roman" w:hAnsi="Times New Roman" w:cs="Times New Roman"/>
          <w:color w:val="FF0000"/>
          <w:highlight w:val="green"/>
        </w:rPr>
        <w:t>m</w:t>
      </w:r>
      <w:r w:rsidR="4EEDFB37" w:rsidRPr="00210247">
        <w:rPr>
          <w:rFonts w:ascii="Times New Roman" w:eastAsia="Times New Roman" w:hAnsi="Times New Roman" w:cs="Times New Roman"/>
          <w:color w:val="FF0000"/>
          <w:highlight w:val="green"/>
        </w:rPr>
        <w:t xml:space="preserve">’s protection </w:t>
      </w:r>
      <w:r w:rsidR="20A76395" w:rsidRPr="00210247">
        <w:rPr>
          <w:rFonts w:ascii="Times New Roman" w:eastAsia="Times New Roman" w:hAnsi="Times New Roman" w:cs="Times New Roman"/>
          <w:color w:val="FF0000"/>
          <w:highlight w:val="green"/>
        </w:rPr>
        <w:t xml:space="preserve">level </w:t>
      </w:r>
      <w:r w:rsidR="4EEDFB37" w:rsidRPr="00210247">
        <w:rPr>
          <w:rFonts w:ascii="Times New Roman" w:eastAsia="Times New Roman" w:hAnsi="Times New Roman" w:cs="Times New Roman"/>
          <w:color w:val="FF0000"/>
          <w:highlight w:val="green"/>
        </w:rPr>
        <w:t xml:space="preserve">is </w:t>
      </w:r>
      <w:r w:rsidR="1EB46ED5" w:rsidRPr="00210247">
        <w:rPr>
          <w:rFonts w:ascii="Times New Roman" w:eastAsia="Times New Roman" w:hAnsi="Times New Roman" w:cs="Times New Roman"/>
          <w:color w:val="FF0000"/>
          <w:highlight w:val="green"/>
        </w:rPr>
        <w:t xml:space="preserve">automatically constituted as </w:t>
      </w:r>
      <w:r w:rsidR="4EEDFB37" w:rsidRPr="00210247">
        <w:rPr>
          <w:rFonts w:ascii="Times New Roman" w:eastAsia="Times New Roman" w:hAnsi="Times New Roman" w:cs="Times New Roman"/>
          <w:color w:val="FF0000"/>
          <w:highlight w:val="green"/>
        </w:rPr>
        <w:t>“</w:t>
      </w:r>
      <w:r w:rsidR="3CD408E0" w:rsidRPr="00210247">
        <w:rPr>
          <w:rFonts w:ascii="Times New Roman" w:eastAsia="Times New Roman" w:hAnsi="Times New Roman" w:cs="Times New Roman"/>
          <w:color w:val="FF0000"/>
          <w:highlight w:val="green"/>
        </w:rPr>
        <w:t>adequately</w:t>
      </w:r>
      <w:r w:rsidR="4EEDFB37" w:rsidRPr="00210247">
        <w:rPr>
          <w:rFonts w:ascii="Times New Roman" w:eastAsia="Times New Roman" w:hAnsi="Times New Roman" w:cs="Times New Roman"/>
          <w:color w:val="FF0000"/>
          <w:highlight w:val="green"/>
        </w:rPr>
        <w:t xml:space="preserve">” </w:t>
      </w:r>
      <w:r w:rsidR="1F615262" w:rsidRPr="00210247">
        <w:rPr>
          <w:rFonts w:ascii="Times New Roman" w:eastAsia="Times New Roman" w:hAnsi="Times New Roman" w:cs="Times New Roman"/>
          <w:color w:val="FF0000"/>
          <w:highlight w:val="green"/>
        </w:rPr>
        <w:t xml:space="preserve">protected </w:t>
      </w:r>
      <w:r w:rsidR="72CBA6A3" w:rsidRPr="00210247">
        <w:rPr>
          <w:rFonts w:ascii="Times New Roman" w:eastAsia="Times New Roman" w:hAnsi="Times New Roman" w:cs="Times New Roman"/>
          <w:color w:val="FF0000"/>
          <w:highlight w:val="green"/>
        </w:rPr>
        <w:t>(</w:t>
      </w:r>
      <w:r w:rsidR="4EEDFB37" w:rsidRPr="00210247">
        <w:rPr>
          <w:rFonts w:ascii="Times New Roman" w:eastAsia="Times New Roman" w:hAnsi="Times New Roman" w:cs="Times New Roman"/>
          <w:color w:val="FF0000"/>
          <w:highlight w:val="green"/>
        </w:rPr>
        <w:t>per Indicator 6.5.1</w:t>
      </w:r>
      <w:r w:rsidR="43399C2E" w:rsidRPr="00210247">
        <w:rPr>
          <w:rFonts w:ascii="Times New Roman" w:eastAsia="Times New Roman" w:hAnsi="Times New Roman" w:cs="Times New Roman"/>
          <w:color w:val="FF0000"/>
          <w:highlight w:val="green"/>
        </w:rPr>
        <w:t>)</w:t>
      </w:r>
      <w:r w:rsidR="65BD9692" w:rsidRPr="00210247">
        <w:rPr>
          <w:rFonts w:ascii="Times New Roman" w:eastAsia="Times New Roman" w:hAnsi="Times New Roman" w:cs="Times New Roman"/>
          <w:color w:val="FF0000"/>
          <w:highlight w:val="green"/>
        </w:rPr>
        <w:t>.</w:t>
      </w:r>
      <w:r w:rsidR="65BD9692" w:rsidRPr="3EAC6358">
        <w:rPr>
          <w:rFonts w:ascii="Times New Roman" w:eastAsia="Times New Roman" w:hAnsi="Times New Roman" w:cs="Times New Roman"/>
          <w:color w:val="FF0000"/>
        </w:rPr>
        <w:t xml:space="preserve"> </w:t>
      </w:r>
      <w:r w:rsidR="6B1E6FEC" w:rsidRPr="3EAC6358">
        <w:rPr>
          <w:rFonts w:ascii="Times New Roman" w:eastAsia="Times New Roman" w:hAnsi="Times New Roman" w:cs="Times New Roman"/>
          <w:color w:val="FF0000"/>
        </w:rPr>
        <w:t xml:space="preserve"> </w:t>
      </w:r>
      <w:commentRangeStart w:id="18"/>
      <w:commentRangeStart w:id="19"/>
      <w:r w:rsidR="5C683AE1" w:rsidRPr="3EAC6358">
        <w:rPr>
          <w:rFonts w:ascii="Times New Roman" w:eastAsia="Times New Roman" w:hAnsi="Times New Roman" w:cs="Times New Roman"/>
          <w:color w:val="FF0000"/>
        </w:rPr>
        <w:t xml:space="preserve"> </w:t>
      </w:r>
      <w:commentRangeEnd w:id="18"/>
      <w:r w:rsidRPr="00A83D18">
        <w:rPr>
          <w:rStyle w:val="CommentReference"/>
          <w:rFonts w:ascii="Times New Roman" w:eastAsia="Times New Roman" w:hAnsi="Times New Roman" w:cs="Times New Roman"/>
          <w:color w:val="FF0000"/>
          <w:kern w:val="0"/>
          <w:sz w:val="24"/>
          <w:szCs w:val="24"/>
          <w14:ligatures w14:val="none"/>
        </w:rPr>
        <w:commentReference w:id="18"/>
      </w:r>
      <w:commentRangeEnd w:id="19"/>
      <w:r w:rsidRPr="00A83D18">
        <w:rPr>
          <w:rStyle w:val="CommentReference"/>
          <w:rFonts w:ascii="Times New Roman" w:eastAsia="Times New Roman" w:hAnsi="Times New Roman" w:cs="Times New Roman"/>
          <w:color w:val="FF0000"/>
          <w:kern w:val="0"/>
          <w:sz w:val="24"/>
          <w:szCs w:val="24"/>
          <w14:ligatures w14:val="none"/>
        </w:rPr>
        <w:commentReference w:id="19"/>
      </w:r>
    </w:p>
    <w:p w14:paraId="735185BB" w14:textId="77777777" w:rsidR="00A83D18" w:rsidRPr="00A83D18" w:rsidRDefault="00A83D18" w:rsidP="00A83D18">
      <w:pPr>
        <w:spacing w:before="100" w:beforeAutospacing="1" w:after="100" w:afterAutospacing="1" w:line="240" w:lineRule="auto"/>
        <w:outlineLvl w:val="2"/>
        <w:rPr>
          <w:rFonts w:ascii="Times New Roman" w:eastAsia="Times New Roman" w:hAnsi="Times New Roman" w:cs="Times New Roman"/>
          <w:b/>
          <w:bCs/>
          <w:color w:val="212529"/>
          <w:kern w:val="0"/>
          <w:sz w:val="27"/>
          <w:szCs w:val="27"/>
          <w14:ligatures w14:val="none"/>
        </w:rPr>
      </w:pPr>
      <w:r w:rsidRPr="00A83D18">
        <w:rPr>
          <w:rFonts w:ascii="Times New Roman" w:eastAsia="Times New Roman" w:hAnsi="Times New Roman" w:cs="Times New Roman"/>
          <w:b/>
          <w:bCs/>
          <w:color w:val="212529"/>
          <w:kern w:val="0"/>
          <w:sz w:val="27"/>
          <w:szCs w:val="27"/>
          <w14:ligatures w14:val="none"/>
        </w:rPr>
        <w:t>What the protection levels mean</w:t>
      </w:r>
    </w:p>
    <w:p w14:paraId="19845D6F" w14:textId="77777777" w:rsidR="00A83D18" w:rsidRPr="00A83D18" w:rsidRDefault="00A83D18" w:rsidP="00A83D18">
      <w:pPr>
        <w:spacing w:after="100" w:afterAutospacing="1" w:line="240" w:lineRule="auto"/>
        <w:rPr>
          <w:rFonts w:ascii="Times New Roman" w:eastAsia="Times New Roman" w:hAnsi="Times New Roman" w:cs="Times New Roman"/>
          <w:kern w:val="0"/>
          <w14:ligatures w14:val="none"/>
        </w:rPr>
      </w:pPr>
      <w:r w:rsidRPr="00A83D18">
        <w:rPr>
          <w:rFonts w:ascii="Times New Roman" w:eastAsia="Times New Roman" w:hAnsi="Times New Roman" w:cs="Times New Roman"/>
          <w:kern w:val="0"/>
          <w14:ligatures w14:val="none"/>
        </w:rPr>
        <w:t>The following are simplified explanations. See the PAD-US page linked above for the full descriptions.</w:t>
      </w:r>
    </w:p>
    <w:p w14:paraId="0601209A" w14:textId="77777777" w:rsidR="00A83D18" w:rsidRPr="00A83D18" w:rsidRDefault="00A83D18" w:rsidP="00A83D18">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A83D18">
        <w:rPr>
          <w:rFonts w:ascii="Times New Roman" w:eastAsia="Times New Roman" w:hAnsi="Times New Roman" w:cs="Times New Roman"/>
          <w:b/>
          <w:bCs/>
          <w:kern w:val="0"/>
          <w14:ligatures w14:val="none"/>
        </w:rPr>
        <w:t>GAP Status 1:</w:t>
      </w:r>
      <w:r w:rsidRPr="00A83D18">
        <w:rPr>
          <w:rFonts w:ascii="Times New Roman" w:eastAsia="Times New Roman" w:hAnsi="Times New Roman" w:cs="Times New Roman"/>
          <w:kern w:val="0"/>
          <w14:ligatures w14:val="none"/>
        </w:rPr>
        <w:t xml:space="preserve"> Permanent protection from conversion, with management to maintain a natural state and allow or mimic natural disturbance.</w:t>
      </w:r>
    </w:p>
    <w:p w14:paraId="744C6D0A" w14:textId="77777777" w:rsidR="00A83D18" w:rsidRPr="00A83D18" w:rsidRDefault="00A83D18" w:rsidP="00A83D18">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A83D18">
        <w:rPr>
          <w:rFonts w:ascii="Times New Roman" w:eastAsia="Times New Roman" w:hAnsi="Times New Roman" w:cs="Times New Roman"/>
          <w:b/>
          <w:bCs/>
          <w:kern w:val="0"/>
          <w14:ligatures w14:val="none"/>
        </w:rPr>
        <w:t>GAP Status 2:</w:t>
      </w:r>
      <w:r w:rsidRPr="00A83D18">
        <w:rPr>
          <w:rFonts w:ascii="Times New Roman" w:eastAsia="Times New Roman" w:hAnsi="Times New Roman" w:cs="Times New Roman"/>
          <w:kern w:val="0"/>
          <w14:ligatures w14:val="none"/>
        </w:rPr>
        <w:t xml:space="preserve"> Permanent protection from conversion, with management to maintain a primarily natural state. Some uses or management practices may affect the quality of natural communities.</w:t>
      </w:r>
    </w:p>
    <w:p w14:paraId="33000235" w14:textId="77777777" w:rsidR="00A83D18" w:rsidRPr="00A83D18" w:rsidRDefault="00A83D18" w:rsidP="00A83D18">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A83D18">
        <w:rPr>
          <w:rFonts w:ascii="Times New Roman" w:eastAsia="Times New Roman" w:hAnsi="Times New Roman" w:cs="Times New Roman"/>
          <w:b/>
          <w:bCs/>
          <w:kern w:val="0"/>
          <w14:ligatures w14:val="none"/>
        </w:rPr>
        <w:t>GAP Status 3:</w:t>
      </w:r>
      <w:r w:rsidRPr="00A83D18">
        <w:rPr>
          <w:rFonts w:ascii="Times New Roman" w:eastAsia="Times New Roman" w:hAnsi="Times New Roman" w:cs="Times New Roman"/>
          <w:kern w:val="0"/>
          <w14:ligatures w14:val="none"/>
        </w:rPr>
        <w:t xml:space="preserve"> Protection from conversion across most of the area, while allowing extractive uses such as logging or mining.</w:t>
      </w:r>
    </w:p>
    <w:p w14:paraId="2261828C" w14:textId="77777777" w:rsidR="00A83D18" w:rsidRPr="00A83D18" w:rsidRDefault="00A83D18" w:rsidP="00A83D18">
      <w:pPr>
        <w:spacing w:after="100" w:afterAutospacing="1" w:line="240" w:lineRule="auto"/>
        <w:rPr>
          <w:rFonts w:ascii="Times New Roman" w:eastAsia="Times New Roman" w:hAnsi="Times New Roman" w:cs="Times New Roman"/>
          <w:kern w:val="0"/>
          <w14:ligatures w14:val="none"/>
        </w:rPr>
      </w:pPr>
      <w:r w:rsidRPr="00A83D18">
        <w:rPr>
          <w:rFonts w:ascii="Times New Roman" w:eastAsia="Times New Roman" w:hAnsi="Times New Roman" w:cs="Times New Roman"/>
          <w:kern w:val="0"/>
          <w14:ligatures w14:val="none"/>
        </w:rPr>
        <w:t>GAP Status 4 is not shown in this chart.</w:t>
      </w:r>
    </w:p>
    <w:p w14:paraId="11D9FFCA" w14:textId="77777777" w:rsidR="00A83D18" w:rsidRPr="00A83D18" w:rsidRDefault="00A83D18" w:rsidP="00A83D18">
      <w:pPr>
        <w:spacing w:before="100" w:beforeAutospacing="1" w:after="100" w:afterAutospacing="1" w:line="240" w:lineRule="auto"/>
        <w:outlineLvl w:val="2"/>
        <w:rPr>
          <w:rFonts w:ascii="Times New Roman" w:eastAsia="Times New Roman" w:hAnsi="Times New Roman" w:cs="Times New Roman"/>
          <w:b/>
          <w:bCs/>
          <w:color w:val="212529"/>
          <w:kern w:val="0"/>
          <w:sz w:val="27"/>
          <w:szCs w:val="27"/>
          <w14:ligatures w14:val="none"/>
        </w:rPr>
      </w:pPr>
      <w:r w:rsidRPr="00A83D18">
        <w:rPr>
          <w:rFonts w:ascii="Times New Roman" w:eastAsia="Times New Roman" w:hAnsi="Times New Roman" w:cs="Times New Roman"/>
          <w:b/>
          <w:bCs/>
          <w:color w:val="212529"/>
          <w:kern w:val="0"/>
          <w:sz w:val="27"/>
          <w:szCs w:val="27"/>
          <w14:ligatures w14:val="none"/>
        </w:rPr>
        <w:t>How to use the protection chart</w:t>
      </w:r>
    </w:p>
    <w:p w14:paraId="7336B46F" w14:textId="77777777" w:rsidR="00A83D18" w:rsidRPr="00A83D18" w:rsidRDefault="00A83D18" w:rsidP="00A83D18">
      <w:pPr>
        <w:spacing w:after="100" w:afterAutospacing="1" w:line="240" w:lineRule="auto"/>
        <w:rPr>
          <w:rFonts w:ascii="Times New Roman" w:eastAsia="Times New Roman" w:hAnsi="Times New Roman" w:cs="Times New Roman"/>
          <w:kern w:val="0"/>
          <w14:ligatures w14:val="none"/>
        </w:rPr>
      </w:pPr>
      <w:r w:rsidRPr="00A83D18">
        <w:rPr>
          <w:rFonts w:ascii="Times New Roman" w:eastAsia="Times New Roman" w:hAnsi="Times New Roman" w:cs="Times New Roman"/>
          <w:kern w:val="0"/>
          <w14:ligatures w14:val="none"/>
        </w:rPr>
        <w:t>Hover over the bars to see the percentage of each existing ecosystem mapped within each protection category.</w:t>
      </w:r>
    </w:p>
    <w:p w14:paraId="14B4EE2E" w14:textId="77777777" w:rsidR="00A83D18" w:rsidRPr="00A83D18" w:rsidRDefault="00A83D18" w:rsidP="00A83D18">
      <w:pPr>
        <w:spacing w:after="100" w:afterAutospacing="1" w:line="240" w:lineRule="auto"/>
        <w:rPr>
          <w:rFonts w:ascii="Times New Roman" w:eastAsia="Times New Roman" w:hAnsi="Times New Roman" w:cs="Times New Roman"/>
          <w:kern w:val="0"/>
          <w14:ligatures w14:val="none"/>
        </w:rPr>
      </w:pPr>
      <w:r w:rsidRPr="00A83D18">
        <w:rPr>
          <w:rFonts w:ascii="Times New Roman" w:eastAsia="Times New Roman" w:hAnsi="Times New Roman" w:cs="Times New Roman"/>
          <w:kern w:val="0"/>
          <w14:ligatures w14:val="none"/>
        </w:rPr>
        <w:t>Review the categories separately. They provide different levels of protection and should not automatically be combined as equivalent evidence of ecosystem conservation.</w:t>
      </w:r>
    </w:p>
    <w:p w14:paraId="7C2204BE" w14:textId="77777777" w:rsidR="00A83D18" w:rsidRPr="00A83D18" w:rsidRDefault="00A83D18" w:rsidP="00A83D18">
      <w:pPr>
        <w:spacing w:after="100" w:afterAutospacing="1" w:line="240" w:lineRule="auto"/>
        <w:rPr>
          <w:rFonts w:ascii="Times New Roman" w:eastAsia="Times New Roman" w:hAnsi="Times New Roman" w:cs="Times New Roman"/>
          <w:kern w:val="0"/>
          <w14:ligatures w14:val="none"/>
        </w:rPr>
      </w:pPr>
      <w:r w:rsidRPr="00A83D18">
        <w:rPr>
          <w:rFonts w:ascii="Times New Roman" w:eastAsia="Times New Roman" w:hAnsi="Times New Roman" w:cs="Times New Roman"/>
          <w:kern w:val="0"/>
          <w14:ligatures w14:val="none"/>
        </w:rPr>
        <w:t>Low mapped protection can identify ecosystems for closer review. High mapped protection also needs context: consider whether the protected areas contain viable examples and whether their management supports conservation of the native ecosystem.</w:t>
      </w:r>
    </w:p>
    <w:p w14:paraId="401CE968" w14:textId="53A2647E" w:rsidR="00A83D18" w:rsidRPr="00A83D18" w:rsidRDefault="00A83D18" w:rsidP="07463BF3">
      <w:pPr>
        <w:spacing w:after="100" w:afterAutospacing="1" w:line="240" w:lineRule="auto"/>
        <w:rPr>
          <w:rFonts w:ascii="Times New Roman" w:eastAsia="Times New Roman" w:hAnsi="Times New Roman" w:cs="Times New Roman"/>
          <w:kern w:val="0"/>
          <w14:ligatures w14:val="none"/>
        </w:rPr>
      </w:pPr>
      <w:r w:rsidRPr="00A83D18">
        <w:rPr>
          <w:rFonts w:ascii="Times New Roman" w:eastAsia="Times New Roman" w:hAnsi="Times New Roman" w:cs="Times New Roman"/>
          <w:kern w:val="0"/>
          <w14:ligatures w14:val="none"/>
        </w:rPr>
        <w:t>Use the chart with local information to reach and explain your conclusions about representation and protecti</w:t>
      </w:r>
      <w:r w:rsidRPr="00210247">
        <w:rPr>
          <w:rFonts w:ascii="Times New Roman" w:eastAsia="Times New Roman" w:hAnsi="Times New Roman" w:cs="Times New Roman"/>
          <w:color w:val="FF0000"/>
          <w:highlight w:val="green"/>
        </w:rPr>
        <w:t>on</w:t>
      </w:r>
      <w:r w:rsidR="4233E561" w:rsidRPr="00210247">
        <w:rPr>
          <w:rFonts w:ascii="Times New Roman" w:eastAsia="Times New Roman" w:hAnsi="Times New Roman" w:cs="Times New Roman"/>
          <w:color w:val="FF0000"/>
          <w:highlight w:val="green"/>
        </w:rPr>
        <w:t xml:space="preserve"> adequacy </w:t>
      </w:r>
      <w:r w:rsidR="294F1DF2" w:rsidRPr="00210247">
        <w:rPr>
          <w:rFonts w:ascii="Times New Roman" w:eastAsia="Times New Roman" w:hAnsi="Times New Roman" w:cs="Times New Roman"/>
          <w:color w:val="FF0000"/>
          <w:highlight w:val="green"/>
        </w:rPr>
        <w:t>(</w:t>
      </w:r>
      <w:r w:rsidR="4233E561" w:rsidRPr="00210247">
        <w:rPr>
          <w:rFonts w:ascii="Times New Roman" w:eastAsia="Times New Roman" w:hAnsi="Times New Roman" w:cs="Times New Roman"/>
          <w:color w:val="FF0000"/>
          <w:highlight w:val="green"/>
        </w:rPr>
        <w:t>per Indicator 6.5.1</w:t>
      </w:r>
      <w:r w:rsidR="4D77949F" w:rsidRPr="00210247">
        <w:rPr>
          <w:rFonts w:ascii="Times New Roman" w:eastAsia="Times New Roman" w:hAnsi="Times New Roman" w:cs="Times New Roman"/>
          <w:color w:val="FF0000"/>
          <w:highlight w:val="green"/>
        </w:rPr>
        <w:t>)</w:t>
      </w:r>
      <w:r w:rsidR="4233E561" w:rsidRPr="00210247">
        <w:rPr>
          <w:rFonts w:ascii="Times New Roman" w:eastAsia="Times New Roman" w:hAnsi="Times New Roman" w:cs="Times New Roman"/>
          <w:color w:val="FF0000"/>
          <w:highlight w:val="green"/>
        </w:rPr>
        <w:t xml:space="preserve">. </w:t>
      </w:r>
      <w:r w:rsidR="29D55BA1" w:rsidRPr="00210247">
        <w:rPr>
          <w:rFonts w:ascii="Times New Roman" w:eastAsia="Times New Roman" w:hAnsi="Times New Roman" w:cs="Times New Roman"/>
          <w:color w:val="FF0000"/>
          <w:highlight w:val="green"/>
        </w:rPr>
        <w:t xml:space="preserve">There is no </w:t>
      </w:r>
      <w:r w:rsidR="4EF7A4E0" w:rsidRPr="00210247">
        <w:rPr>
          <w:rFonts w:ascii="Times New Roman" w:eastAsia="Times New Roman" w:hAnsi="Times New Roman" w:cs="Times New Roman"/>
          <w:color w:val="FF0000"/>
          <w:highlight w:val="green"/>
        </w:rPr>
        <w:t xml:space="preserve">pre-defined </w:t>
      </w:r>
      <w:r w:rsidR="368D99F3" w:rsidRPr="00210247">
        <w:rPr>
          <w:rFonts w:ascii="Times New Roman" w:eastAsia="Times New Roman" w:hAnsi="Times New Roman" w:cs="Times New Roman"/>
          <w:color w:val="FF0000"/>
          <w:highlight w:val="green"/>
        </w:rPr>
        <w:t xml:space="preserve">threshold </w:t>
      </w:r>
      <w:r w:rsidR="0B3E7E00" w:rsidRPr="00210247">
        <w:rPr>
          <w:rFonts w:ascii="Times New Roman" w:eastAsia="Times New Roman" w:hAnsi="Times New Roman" w:cs="Times New Roman"/>
          <w:color w:val="FF0000"/>
          <w:highlight w:val="green"/>
        </w:rPr>
        <w:t>of percent</w:t>
      </w:r>
      <w:r w:rsidR="12738899" w:rsidRPr="00210247">
        <w:rPr>
          <w:rFonts w:ascii="Times New Roman" w:eastAsia="Times New Roman" w:hAnsi="Times New Roman" w:cs="Times New Roman"/>
          <w:color w:val="FF0000"/>
          <w:highlight w:val="green"/>
        </w:rPr>
        <w:t xml:space="preserve"> mapped in GAP status </w:t>
      </w:r>
      <w:r w:rsidR="5C52E7A8" w:rsidRPr="00210247">
        <w:rPr>
          <w:rFonts w:ascii="Times New Roman" w:eastAsia="Times New Roman" w:hAnsi="Times New Roman" w:cs="Times New Roman"/>
          <w:color w:val="FF0000"/>
          <w:highlight w:val="green"/>
        </w:rPr>
        <w:t xml:space="preserve">lands </w:t>
      </w:r>
      <w:r w:rsidR="12738899" w:rsidRPr="00210247">
        <w:rPr>
          <w:rFonts w:ascii="Times New Roman" w:eastAsia="Times New Roman" w:hAnsi="Times New Roman" w:cs="Times New Roman"/>
          <w:color w:val="FF0000"/>
          <w:highlight w:val="green"/>
        </w:rPr>
        <w:t xml:space="preserve">that </w:t>
      </w:r>
      <w:r w:rsidRPr="00210247">
        <w:rPr>
          <w:rFonts w:ascii="Times New Roman" w:eastAsia="Times New Roman" w:hAnsi="Times New Roman" w:cs="Times New Roman"/>
          <w:color w:val="FF0000"/>
          <w:highlight w:val="green"/>
        </w:rPr>
        <w:t xml:space="preserve">automatically establishes </w:t>
      </w:r>
      <w:r w:rsidR="6E592576" w:rsidRPr="00210247">
        <w:rPr>
          <w:rFonts w:ascii="Times New Roman" w:eastAsia="Times New Roman" w:hAnsi="Times New Roman" w:cs="Times New Roman"/>
          <w:color w:val="FF0000"/>
          <w:highlight w:val="green"/>
        </w:rPr>
        <w:t>“</w:t>
      </w:r>
      <w:commentRangeStart w:id="20"/>
      <w:r w:rsidRPr="00210247">
        <w:rPr>
          <w:rFonts w:ascii="Times New Roman" w:eastAsia="Times New Roman" w:hAnsi="Times New Roman" w:cs="Times New Roman"/>
          <w:color w:val="FF0000"/>
          <w:highlight w:val="green"/>
        </w:rPr>
        <w:t>adequate</w:t>
      </w:r>
      <w:r w:rsidR="0D7D2311" w:rsidRPr="00210247">
        <w:rPr>
          <w:rFonts w:ascii="Times New Roman" w:eastAsia="Times New Roman" w:hAnsi="Times New Roman" w:cs="Times New Roman"/>
          <w:color w:val="FF0000"/>
          <w:highlight w:val="green"/>
        </w:rPr>
        <w:t>”</w:t>
      </w:r>
      <w:r w:rsidRPr="00210247">
        <w:rPr>
          <w:rFonts w:ascii="Times New Roman" w:eastAsia="Times New Roman" w:hAnsi="Times New Roman" w:cs="Times New Roman"/>
          <w:color w:val="FF0000"/>
          <w:highlight w:val="green"/>
        </w:rPr>
        <w:t xml:space="preserve"> protection</w:t>
      </w:r>
      <w:r w:rsidR="0B5FBEEA" w:rsidRPr="00210247">
        <w:rPr>
          <w:rFonts w:ascii="Times New Roman" w:eastAsia="Times New Roman" w:hAnsi="Times New Roman" w:cs="Times New Roman"/>
          <w:color w:val="FF0000"/>
          <w:highlight w:val="green"/>
        </w:rPr>
        <w:t xml:space="preserve"> </w:t>
      </w:r>
      <w:r w:rsidR="0DF3E4FA" w:rsidRPr="00210247">
        <w:rPr>
          <w:rFonts w:ascii="Times New Roman" w:eastAsia="Times New Roman" w:hAnsi="Times New Roman" w:cs="Times New Roman"/>
          <w:color w:val="FF0000"/>
          <w:highlight w:val="green"/>
        </w:rPr>
        <w:t>(</w:t>
      </w:r>
      <w:r w:rsidR="0B5FBEEA" w:rsidRPr="00210247">
        <w:rPr>
          <w:rFonts w:ascii="Times New Roman" w:eastAsia="Times New Roman" w:hAnsi="Times New Roman" w:cs="Times New Roman"/>
          <w:color w:val="FF0000"/>
          <w:highlight w:val="green"/>
        </w:rPr>
        <w:t>per Indicator 6.5.1</w:t>
      </w:r>
      <w:r w:rsidR="6E345B5E" w:rsidRPr="00210247">
        <w:rPr>
          <w:rFonts w:ascii="Times New Roman" w:eastAsia="Times New Roman" w:hAnsi="Times New Roman" w:cs="Times New Roman"/>
          <w:color w:val="FF0000"/>
          <w:highlight w:val="green"/>
        </w:rPr>
        <w:t>)</w:t>
      </w:r>
      <w:r w:rsidR="0B5FBEEA" w:rsidRPr="00210247">
        <w:rPr>
          <w:rFonts w:ascii="Times New Roman" w:eastAsia="Times New Roman" w:hAnsi="Times New Roman" w:cs="Times New Roman"/>
          <w:color w:val="FF0000"/>
          <w:highlight w:val="green"/>
        </w:rPr>
        <w:t>.</w:t>
      </w:r>
      <w:r w:rsidR="0B5FBEEA" w:rsidRPr="3EAC6358">
        <w:rPr>
          <w:rFonts w:ascii="Times New Roman" w:eastAsia="Times New Roman" w:hAnsi="Times New Roman" w:cs="Times New Roman"/>
          <w:color w:val="FF0000"/>
        </w:rPr>
        <w:t xml:space="preserve"> </w:t>
      </w:r>
      <w:commentRangeEnd w:id="20"/>
      <w:r w:rsidRPr="00A83D18">
        <w:rPr>
          <w:rStyle w:val="CommentReference"/>
          <w:rFonts w:ascii="Times New Roman" w:eastAsia="Times New Roman" w:hAnsi="Times New Roman" w:cs="Times New Roman"/>
          <w:kern w:val="0"/>
          <w:sz w:val="24"/>
          <w:szCs w:val="24"/>
          <w14:ligatures w14:val="none"/>
        </w:rPr>
        <w:commentReference w:id="20"/>
      </w:r>
    </w:p>
    <w:p w14:paraId="30330257" w14:textId="77777777" w:rsidR="00A83D18" w:rsidRPr="00A83D18" w:rsidRDefault="00A83D18" w:rsidP="00A83D18">
      <w:pPr>
        <w:spacing w:after="100" w:afterAutospacing="1" w:line="240" w:lineRule="auto"/>
        <w:rPr>
          <w:rFonts w:ascii="Times New Roman" w:eastAsia="Times New Roman" w:hAnsi="Times New Roman" w:cs="Times New Roman"/>
          <w:kern w:val="0"/>
          <w14:ligatures w14:val="none"/>
        </w:rPr>
      </w:pPr>
    </w:p>
    <w:p w14:paraId="2FED88FE" w14:textId="77777777" w:rsidR="00A83D18" w:rsidRPr="00A83D18" w:rsidRDefault="00A83D18" w:rsidP="00A83D18">
      <w:pPr>
        <w:pBdr>
          <w:bottom w:val="single" w:sz="6" w:space="0" w:color="DEDEDF"/>
        </w:pBd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83D18">
        <w:rPr>
          <w:rFonts w:ascii="Times New Roman" w:eastAsia="Times New Roman" w:hAnsi="Times New Roman" w:cs="Times New Roman"/>
          <w:b/>
          <w:bCs/>
          <w:kern w:val="0"/>
          <w:sz w:val="36"/>
          <w:szCs w:val="36"/>
          <w14:ligatures w14:val="none"/>
        </w:rPr>
        <w:t>Next steps after your assessment</w:t>
      </w:r>
    </w:p>
    <w:p w14:paraId="46AD3364" w14:textId="77777777" w:rsidR="00A83D18" w:rsidRPr="00A83D18" w:rsidRDefault="00A83D18" w:rsidP="00A83D18">
      <w:pPr>
        <w:spacing w:before="100" w:beforeAutospacing="1" w:after="100" w:afterAutospacing="1" w:line="240" w:lineRule="auto"/>
        <w:outlineLvl w:val="2"/>
        <w:rPr>
          <w:rFonts w:ascii="Times New Roman" w:eastAsia="Times New Roman" w:hAnsi="Times New Roman" w:cs="Times New Roman"/>
          <w:b/>
          <w:bCs/>
          <w:color w:val="212529"/>
          <w:kern w:val="0"/>
          <w:sz w:val="27"/>
          <w:szCs w:val="27"/>
          <w14:ligatures w14:val="none"/>
        </w:rPr>
      </w:pPr>
      <w:r w:rsidRPr="00A83D18">
        <w:rPr>
          <w:rFonts w:ascii="Times New Roman" w:eastAsia="Times New Roman" w:hAnsi="Times New Roman" w:cs="Times New Roman"/>
          <w:b/>
          <w:bCs/>
          <w:color w:val="212529"/>
          <w:kern w:val="0"/>
          <w:sz w:val="27"/>
          <w:szCs w:val="27"/>
          <w14:ligatures w14:val="none"/>
        </w:rPr>
        <w:lastRenderedPageBreak/>
        <w:t>Document your findings</w:t>
      </w:r>
    </w:p>
    <w:p w14:paraId="7D99693A" w14:textId="77777777" w:rsidR="00A83D18" w:rsidRPr="00A83D18" w:rsidRDefault="00A83D18" w:rsidP="00A83D18">
      <w:pPr>
        <w:spacing w:after="100" w:afterAutospacing="1" w:line="240" w:lineRule="auto"/>
        <w:rPr>
          <w:rFonts w:ascii="Times New Roman" w:eastAsia="Times New Roman" w:hAnsi="Times New Roman" w:cs="Times New Roman"/>
          <w:kern w:val="0"/>
          <w14:ligatures w14:val="none"/>
        </w:rPr>
      </w:pPr>
      <w:r w:rsidRPr="00A83D18">
        <w:rPr>
          <w:rFonts w:ascii="Times New Roman" w:eastAsia="Times New Roman" w:hAnsi="Times New Roman" w:cs="Times New Roman"/>
          <w:kern w:val="0"/>
          <w14:ligatures w14:val="none"/>
        </w:rPr>
        <w:t>Record the native ecosystems considered, the information used, and your conclusions about representation and protection. Explain how the landscape findings relate to your management unit and identify any information gaps.</w:t>
      </w:r>
    </w:p>
    <w:p w14:paraId="0166D77A" w14:textId="77777777" w:rsidR="00A83D18" w:rsidRPr="00A83D18" w:rsidRDefault="00A83D18" w:rsidP="00A83D18">
      <w:pPr>
        <w:spacing w:after="100" w:afterAutospacing="1" w:line="240" w:lineRule="auto"/>
        <w:rPr>
          <w:rFonts w:ascii="Times New Roman" w:eastAsia="Times New Roman" w:hAnsi="Times New Roman" w:cs="Times New Roman"/>
          <w:kern w:val="0"/>
          <w14:ligatures w14:val="none"/>
        </w:rPr>
      </w:pPr>
      <w:r w:rsidRPr="00A83D18">
        <w:rPr>
          <w:rFonts w:ascii="Times New Roman" w:eastAsia="Times New Roman" w:hAnsi="Times New Roman" w:cs="Times New Roman"/>
          <w:kern w:val="0"/>
          <w14:ligatures w14:val="none"/>
        </w:rPr>
        <w:t>Retain this report with the local information and other evidence supporting your assessment.</w:t>
      </w:r>
    </w:p>
    <w:p w14:paraId="61650B1B" w14:textId="77777777" w:rsidR="00A83D18" w:rsidRPr="00A83D18" w:rsidRDefault="00A83D18" w:rsidP="00A83D18">
      <w:pPr>
        <w:spacing w:before="100" w:beforeAutospacing="1" w:after="100" w:afterAutospacing="1" w:line="240" w:lineRule="auto"/>
        <w:outlineLvl w:val="2"/>
        <w:rPr>
          <w:rFonts w:ascii="Times New Roman" w:eastAsia="Times New Roman" w:hAnsi="Times New Roman" w:cs="Times New Roman"/>
          <w:b/>
          <w:bCs/>
          <w:color w:val="212529"/>
          <w:kern w:val="0"/>
          <w:sz w:val="27"/>
          <w:szCs w:val="27"/>
          <w14:ligatures w14:val="none"/>
        </w:rPr>
      </w:pPr>
      <w:r w:rsidRPr="00A83D18">
        <w:rPr>
          <w:rFonts w:ascii="Times New Roman" w:eastAsia="Times New Roman" w:hAnsi="Times New Roman" w:cs="Times New Roman"/>
          <w:b/>
          <w:bCs/>
          <w:color w:val="212529"/>
          <w:kern w:val="0"/>
          <w:sz w:val="27"/>
          <w:szCs w:val="27"/>
          <w14:ligatures w14:val="none"/>
        </w:rPr>
        <w:t>If native ecosystems are adequately represented and protected</w:t>
      </w:r>
    </w:p>
    <w:p w14:paraId="7C67F5F4" w14:textId="45646CBE" w:rsidR="00A83D18" w:rsidRPr="00A83D18" w:rsidRDefault="00A83D18" w:rsidP="07463BF3">
      <w:pPr>
        <w:spacing w:after="100" w:afterAutospacing="1" w:line="240" w:lineRule="auto"/>
        <w:rPr>
          <w:rFonts w:ascii="Times New Roman" w:eastAsia="Times New Roman" w:hAnsi="Times New Roman" w:cs="Times New Roman"/>
          <w:kern w:val="0"/>
          <w14:ligatures w14:val="none"/>
        </w:rPr>
      </w:pPr>
      <w:commentRangeStart w:id="21"/>
      <w:r w:rsidRPr="00A83D18">
        <w:rPr>
          <w:rFonts w:ascii="Times New Roman" w:eastAsia="Times New Roman" w:hAnsi="Times New Roman" w:cs="Times New Roman"/>
          <w:kern w:val="0"/>
          <w14:ligatures w14:val="none"/>
        </w:rPr>
        <w:t>Your assessment may conclude</w:t>
      </w:r>
      <w:r w:rsidRPr="3EAC6358">
        <w:rPr>
          <w:rFonts w:ascii="Times New Roman" w:eastAsia="Times New Roman" w:hAnsi="Times New Roman" w:cs="Times New Roman"/>
          <w:color w:val="FF0000"/>
        </w:rPr>
        <w:t xml:space="preserve"> </w:t>
      </w:r>
      <w:r w:rsidR="0A53FACC" w:rsidRPr="00210247">
        <w:rPr>
          <w:rFonts w:ascii="Times New Roman" w:eastAsia="Times New Roman" w:hAnsi="Times New Roman" w:cs="Times New Roman"/>
          <w:color w:val="FF0000"/>
          <w:highlight w:val="green"/>
        </w:rPr>
        <w:t>(per Indicators 6.5.1 and 6.5.2)</w:t>
      </w:r>
      <w:r w:rsidR="0A53FACC" w:rsidRPr="3EAC6358">
        <w:rPr>
          <w:rFonts w:ascii="Times New Roman" w:eastAsia="Times New Roman" w:hAnsi="Times New Roman" w:cs="Times New Roman"/>
          <w:color w:val="FF0000"/>
        </w:rPr>
        <w:t xml:space="preserve"> </w:t>
      </w:r>
      <w:r w:rsidRPr="3EAC6358">
        <w:rPr>
          <w:rFonts w:ascii="Times New Roman" w:eastAsia="Times New Roman" w:hAnsi="Times New Roman" w:cs="Times New Roman"/>
        </w:rPr>
        <w:t>that RSA designation is unnecessary.</w:t>
      </w:r>
      <w:commentRangeEnd w:id="21"/>
      <w:r w:rsidRPr="3EAC6358">
        <w:rPr>
          <w:rStyle w:val="CommentReference"/>
          <w:rFonts w:ascii="Times New Roman" w:eastAsia="Times New Roman" w:hAnsi="Times New Roman" w:cs="Times New Roman"/>
          <w:sz w:val="24"/>
          <w:szCs w:val="24"/>
        </w:rPr>
        <w:commentReference w:id="21"/>
      </w:r>
      <w:r w:rsidRPr="3EAC6358">
        <w:rPr>
          <w:rFonts w:ascii="Times New Roman" w:eastAsia="Times New Roman" w:hAnsi="Times New Roman" w:cs="Times New Roman"/>
        </w:rPr>
        <w:t xml:space="preserve"> Document the evidence and reasoning supporting that conclusion.</w:t>
      </w:r>
    </w:p>
    <w:p w14:paraId="3B539391" w14:textId="53BB9327" w:rsidR="00A83D18" w:rsidRPr="00A83D18" w:rsidRDefault="00A83D18" w:rsidP="3EAC6358">
      <w:pPr>
        <w:spacing w:after="100" w:afterAutospacing="1" w:line="240" w:lineRule="auto"/>
        <w:rPr>
          <w:rFonts w:ascii="Times New Roman" w:eastAsia="Times New Roman" w:hAnsi="Times New Roman" w:cs="Times New Roman"/>
          <w:color w:val="FF0000"/>
          <w:kern w:val="0"/>
          <w14:ligatures w14:val="none"/>
        </w:rPr>
      </w:pPr>
      <w:r w:rsidRPr="00A83D18">
        <w:rPr>
          <w:rFonts w:ascii="Times New Roman" w:eastAsia="Times New Roman" w:hAnsi="Times New Roman" w:cs="Times New Roman"/>
          <w:kern w:val="0"/>
          <w14:ligatures w14:val="none"/>
        </w:rPr>
        <w:t>Check the remaining Criterion 6.5 requirements</w:t>
      </w:r>
      <w:r w:rsidRPr="3EAC6358">
        <w:rPr>
          <w:rFonts w:ascii="Times New Roman" w:eastAsia="Times New Roman" w:hAnsi="Times New Roman" w:cs="Times New Roman"/>
          <w:color w:val="FF0000"/>
        </w:rPr>
        <w:t xml:space="preserve">, </w:t>
      </w:r>
      <w:commentRangeStart w:id="22"/>
      <w:r w:rsidRPr="00210247">
        <w:rPr>
          <w:rFonts w:ascii="Times New Roman" w:eastAsia="Times New Roman" w:hAnsi="Times New Roman" w:cs="Times New Roman"/>
          <w:color w:val="FF0000"/>
          <w:highlight w:val="green"/>
        </w:rPr>
        <w:t xml:space="preserve">including restoration provisions </w:t>
      </w:r>
      <w:r w:rsidR="70591C7D" w:rsidRPr="00210247">
        <w:rPr>
          <w:rFonts w:ascii="Times New Roman" w:eastAsia="Times New Roman" w:hAnsi="Times New Roman" w:cs="Times New Roman"/>
          <w:color w:val="FF0000"/>
          <w:highlight w:val="green"/>
        </w:rPr>
        <w:t xml:space="preserve">(Indicators 6.5.3 and 6.5.4) </w:t>
      </w:r>
      <w:r w:rsidRPr="00210247">
        <w:rPr>
          <w:rFonts w:ascii="Times New Roman" w:eastAsia="Times New Roman" w:hAnsi="Times New Roman" w:cs="Times New Roman"/>
          <w:color w:val="FF0000"/>
          <w:highlight w:val="green"/>
        </w:rPr>
        <w:t>and Conservation Areas Network requirements</w:t>
      </w:r>
      <w:r w:rsidR="7DCC270D" w:rsidRPr="00210247">
        <w:rPr>
          <w:rFonts w:ascii="Times New Roman" w:eastAsia="Times New Roman" w:hAnsi="Times New Roman" w:cs="Times New Roman"/>
          <w:color w:val="FF0000"/>
          <w:highlight w:val="green"/>
        </w:rPr>
        <w:t xml:space="preserve"> (Indicator 6.5.7).</w:t>
      </w:r>
      <w:r w:rsidR="7DCC270D" w:rsidRPr="3EAC6358">
        <w:rPr>
          <w:rFonts w:ascii="Times New Roman" w:eastAsia="Times New Roman" w:hAnsi="Times New Roman" w:cs="Times New Roman"/>
          <w:color w:val="FF0000"/>
        </w:rPr>
        <w:t xml:space="preserve"> </w:t>
      </w:r>
      <w:commentRangeEnd w:id="22"/>
      <w:r w:rsidRPr="00A83D18">
        <w:rPr>
          <w:rStyle w:val="CommentReference"/>
          <w:rFonts w:ascii="Times New Roman" w:eastAsia="Times New Roman" w:hAnsi="Times New Roman" w:cs="Times New Roman"/>
          <w:color w:val="FF0000"/>
          <w:kern w:val="0"/>
          <w:sz w:val="24"/>
          <w:szCs w:val="24"/>
          <w14:ligatures w14:val="none"/>
        </w:rPr>
        <w:commentReference w:id="22"/>
      </w:r>
    </w:p>
    <w:p w14:paraId="1050FA2B" w14:textId="77777777" w:rsidR="00A83D18" w:rsidRPr="00A83D18" w:rsidRDefault="00A83D18" w:rsidP="00A83D18">
      <w:pPr>
        <w:spacing w:before="100" w:beforeAutospacing="1" w:after="100" w:afterAutospacing="1" w:line="240" w:lineRule="auto"/>
        <w:outlineLvl w:val="2"/>
        <w:rPr>
          <w:rFonts w:ascii="Times New Roman" w:eastAsia="Times New Roman" w:hAnsi="Times New Roman" w:cs="Times New Roman"/>
          <w:b/>
          <w:bCs/>
          <w:color w:val="212529"/>
          <w:kern w:val="0"/>
          <w:sz w:val="27"/>
          <w:szCs w:val="27"/>
          <w14:ligatures w14:val="none"/>
        </w:rPr>
      </w:pPr>
      <w:r w:rsidRPr="00A83D18">
        <w:rPr>
          <w:rFonts w:ascii="Times New Roman" w:eastAsia="Times New Roman" w:hAnsi="Times New Roman" w:cs="Times New Roman"/>
          <w:b/>
          <w:bCs/>
          <w:color w:val="212529"/>
          <w:kern w:val="0"/>
          <w:sz w:val="27"/>
          <w:szCs w:val="27"/>
          <w14:ligatures w14:val="none"/>
        </w:rPr>
        <w:t>If native ecosystems are not adequately represented and protected</w:t>
      </w:r>
    </w:p>
    <w:p w14:paraId="0D9A0AF5" w14:textId="17C447D2" w:rsidR="00A83D18" w:rsidRPr="00A83D18" w:rsidRDefault="2A88004C" w:rsidP="07463BF3">
      <w:pPr>
        <w:spacing w:after="100" w:afterAutospacing="1" w:line="240" w:lineRule="auto"/>
        <w:rPr>
          <w:rFonts w:ascii="Times New Roman" w:eastAsia="Times New Roman" w:hAnsi="Times New Roman" w:cs="Times New Roman"/>
          <w:kern w:val="0"/>
          <w14:ligatures w14:val="none"/>
        </w:rPr>
      </w:pPr>
      <w:commentRangeStart w:id="23"/>
      <w:r w:rsidRPr="00210247">
        <w:rPr>
          <w:rFonts w:ascii="Times New Roman" w:eastAsia="Times New Roman" w:hAnsi="Times New Roman" w:cs="Times New Roman"/>
          <w:color w:val="FF0000"/>
          <w:kern w:val="0"/>
          <w:highlight w:val="green"/>
          <w14:ligatures w14:val="none"/>
        </w:rPr>
        <w:t>Following the requirements in</w:t>
      </w:r>
      <w:commentRangeEnd w:id="23"/>
      <w:r w:rsidR="00A83D18" w:rsidRPr="00210247">
        <w:rPr>
          <w:rStyle w:val="CommentReference"/>
          <w:rFonts w:ascii="Times New Roman" w:eastAsia="Times New Roman" w:hAnsi="Times New Roman" w:cs="Times New Roman"/>
          <w:color w:val="FF0000"/>
          <w:sz w:val="24"/>
          <w:szCs w:val="24"/>
          <w:highlight w:val="green"/>
        </w:rPr>
        <w:commentReference w:id="23"/>
      </w:r>
      <w:r w:rsidR="00A83D18" w:rsidRPr="00210247">
        <w:rPr>
          <w:rFonts w:ascii="Times New Roman" w:eastAsia="Times New Roman" w:hAnsi="Times New Roman" w:cs="Times New Roman"/>
          <w:color w:val="FF0000"/>
          <w:highlight w:val="green"/>
        </w:rPr>
        <w:t xml:space="preserve"> Indicator 6.5.2.</w:t>
      </w:r>
      <w:ins w:id="24" w:author="Amy Clark Eagle" w:date="2026-10-22T13:09:00Z" w16du:dateUtc="2026-10-22T13:09:01Z">
        <w:r w:rsidR="220FE744" w:rsidRPr="00210247">
          <w:rPr>
            <w:rFonts w:ascii="Times New Roman" w:eastAsia="Times New Roman" w:hAnsi="Times New Roman" w:cs="Times New Roman"/>
            <w:color w:val="FF0000"/>
            <w:highlight w:val="green"/>
          </w:rPr>
          <w:t>,</w:t>
        </w:r>
      </w:ins>
      <w:r w:rsidR="00A83D18" w:rsidRPr="00210247">
        <w:rPr>
          <w:rFonts w:ascii="Times New Roman" w:eastAsia="Times New Roman" w:hAnsi="Times New Roman" w:cs="Times New Roman"/>
          <w:color w:val="FF0000"/>
          <w:highlight w:val="green"/>
        </w:rPr>
        <w:t xml:space="preserve"> </w:t>
      </w:r>
      <w:r w:rsidR="60002FDE" w:rsidRPr="00210247">
        <w:rPr>
          <w:rFonts w:ascii="Times New Roman" w:eastAsia="Times New Roman" w:hAnsi="Times New Roman" w:cs="Times New Roman"/>
          <w:color w:val="FF0000"/>
          <w:highlight w:val="green"/>
        </w:rPr>
        <w:t>d</w:t>
      </w:r>
      <w:r w:rsidR="00A83D18" w:rsidRPr="00210247">
        <w:rPr>
          <w:rFonts w:ascii="Times New Roman" w:eastAsia="Times New Roman" w:hAnsi="Times New Roman" w:cs="Times New Roman"/>
          <w:color w:val="FF0000"/>
          <w:highlight w:val="green"/>
        </w:rPr>
        <w:t>esignate</w:t>
      </w:r>
      <w:r w:rsidR="00A83D18" w:rsidRPr="3EAC6358">
        <w:rPr>
          <w:rFonts w:ascii="Times New Roman" w:eastAsia="Times New Roman" w:hAnsi="Times New Roman" w:cs="Times New Roman"/>
        </w:rPr>
        <w:t xml:space="preserve"> viable examples within your management unit as RSAs and manage them to conserve the ecosystem. If viable examples are absent but degraded examples can feasibly be restored, designate those areas as RSAs and manage them to restore more natural conditions.</w:t>
      </w:r>
    </w:p>
    <w:p w14:paraId="69A3097B" w14:textId="77777777" w:rsidR="00A83D18" w:rsidRPr="00A83D18" w:rsidRDefault="00A83D18" w:rsidP="00A83D18">
      <w:pPr>
        <w:spacing w:after="100" w:afterAutospacing="1" w:line="240" w:lineRule="auto"/>
        <w:rPr>
          <w:rFonts w:ascii="Times New Roman" w:eastAsia="Times New Roman" w:hAnsi="Times New Roman" w:cs="Times New Roman"/>
          <w:kern w:val="0"/>
          <w14:ligatures w14:val="none"/>
        </w:rPr>
      </w:pPr>
      <w:r w:rsidRPr="00A83D18">
        <w:rPr>
          <w:rFonts w:ascii="Times New Roman" w:eastAsia="Times New Roman" w:hAnsi="Times New Roman" w:cs="Times New Roman"/>
          <w:kern w:val="0"/>
          <w14:ligatures w14:val="none"/>
        </w:rPr>
        <w:t>If suitable examples are absent, or the designated areas are insufficient, review Indicators 6.5.3 and 6.5.4.</w:t>
      </w:r>
    </w:p>
    <w:p w14:paraId="2EAFA188" w14:textId="77777777" w:rsidR="00A83D18" w:rsidRPr="00A83D18" w:rsidRDefault="00A83D18" w:rsidP="3EAC6358">
      <w:pPr>
        <w:spacing w:after="100" w:afterAutospacing="1" w:line="240" w:lineRule="auto"/>
        <w:rPr>
          <w:rFonts w:ascii="Times New Roman" w:eastAsia="Times New Roman" w:hAnsi="Times New Roman" w:cs="Times New Roman"/>
          <w:strike/>
          <w:color w:val="FF0000"/>
          <w:kern w:val="0"/>
          <w14:ligatures w14:val="none"/>
        </w:rPr>
      </w:pPr>
      <w:r w:rsidRPr="3EAC6358">
        <w:rPr>
          <w:rFonts w:ascii="Times New Roman" w:eastAsia="Times New Roman" w:hAnsi="Times New Roman" w:cs="Times New Roman"/>
        </w:rPr>
        <w:t xml:space="preserve">Use local information to identify suitable sites and evaluate restoration feasibility. </w:t>
      </w:r>
      <w:commentRangeStart w:id="25"/>
      <w:r w:rsidRPr="3EAC6358">
        <w:rPr>
          <w:rFonts w:ascii="Times New Roman" w:eastAsia="Times New Roman" w:hAnsi="Times New Roman" w:cs="Times New Roman"/>
          <w:strike/>
          <w:color w:val="FF0000"/>
        </w:rPr>
        <w:t>Check any applicable interim provisions in the US FSS.</w:t>
      </w:r>
      <w:commentRangeEnd w:id="25"/>
      <w:r w:rsidRPr="00A83D18">
        <w:rPr>
          <w:rStyle w:val="CommentReference"/>
          <w:rFonts w:ascii="Times New Roman" w:eastAsia="Times New Roman" w:hAnsi="Times New Roman" w:cs="Times New Roman"/>
          <w:strike/>
          <w:color w:val="FF0000"/>
          <w:kern w:val="0"/>
          <w:sz w:val="24"/>
          <w:szCs w:val="24"/>
          <w14:ligatures w14:val="none"/>
        </w:rPr>
        <w:commentReference w:id="25"/>
      </w:r>
    </w:p>
    <w:p w14:paraId="22D49CD3" w14:textId="77777777" w:rsidR="00A83D18" w:rsidRPr="00A83D18" w:rsidRDefault="00A83D18" w:rsidP="00A83D18">
      <w:pPr>
        <w:pBdr>
          <w:bottom w:val="single" w:sz="6" w:space="0" w:color="DEDEDF"/>
        </w:pBd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83D18">
        <w:rPr>
          <w:rFonts w:ascii="Times New Roman" w:eastAsia="Times New Roman" w:hAnsi="Times New Roman" w:cs="Times New Roman"/>
          <w:b/>
          <w:bCs/>
          <w:kern w:val="0"/>
          <w:sz w:val="36"/>
          <w:szCs w:val="36"/>
          <w14:ligatures w14:val="none"/>
        </w:rPr>
        <w:t>Optional information for RSA selection and management</w:t>
      </w:r>
    </w:p>
    <w:p w14:paraId="519109E4" w14:textId="77777777" w:rsidR="00A83D18" w:rsidRPr="00A83D18" w:rsidRDefault="00A83D18" w:rsidP="00A83D18">
      <w:pPr>
        <w:spacing w:after="100" w:afterAutospacing="1" w:line="240" w:lineRule="auto"/>
        <w:rPr>
          <w:rFonts w:ascii="Times New Roman" w:eastAsia="Times New Roman" w:hAnsi="Times New Roman" w:cs="Times New Roman"/>
          <w:kern w:val="0"/>
          <w14:ligatures w14:val="none"/>
        </w:rPr>
      </w:pPr>
      <w:r w:rsidRPr="00A83D18">
        <w:rPr>
          <w:rFonts w:ascii="Times New Roman" w:eastAsia="Times New Roman" w:hAnsi="Times New Roman" w:cs="Times New Roman"/>
          <w:kern w:val="0"/>
          <w14:ligatures w14:val="none"/>
        </w:rPr>
        <w:t>The following information can help you consider ecosystem development stages and historical disturbance patterns when selecting or managing RSAs. It is additional guidance, rather than a separate requirement to designate an RSA for every development stage.</w:t>
      </w:r>
    </w:p>
    <w:p w14:paraId="4435555B" w14:textId="77777777" w:rsidR="00A83D18" w:rsidRPr="00A83D18" w:rsidRDefault="00A83D18" w:rsidP="00A83D18">
      <w:pPr>
        <w:spacing w:after="100" w:afterAutospacing="1" w:line="240" w:lineRule="auto"/>
        <w:rPr>
          <w:rFonts w:ascii="Times New Roman" w:eastAsia="Times New Roman" w:hAnsi="Times New Roman" w:cs="Times New Roman"/>
          <w:kern w:val="0"/>
          <w14:ligatures w14:val="none"/>
        </w:rPr>
      </w:pPr>
      <w:r w:rsidRPr="00A83D18">
        <w:rPr>
          <w:rFonts w:ascii="Times New Roman" w:eastAsia="Times New Roman" w:hAnsi="Times New Roman" w:cs="Times New Roman"/>
          <w:kern w:val="0"/>
          <w14:ligatures w14:val="none"/>
        </w:rPr>
        <w:t xml:space="preserve">Due to the complexities of multiple variants and scale, we only present the most common historical native ecosystem per chart as an example of the analysis that can be conducted for all remaining ecosystems. Please contact Randy Swaty at </w:t>
      </w:r>
      <w:hyperlink r:id="rId21" w:tgtFrame="_blank" w:history="1">
        <w:r w:rsidRPr="00A83D18">
          <w:rPr>
            <w:rFonts w:ascii="Times New Roman" w:eastAsia="Times New Roman" w:hAnsi="Times New Roman" w:cs="Times New Roman"/>
            <w:color w:val="18BC9C"/>
            <w:kern w:val="0"/>
            <w:u w:val="single"/>
            <w14:ligatures w14:val="none"/>
          </w:rPr>
          <w:t>rswaty@tnc.org</w:t>
        </w:r>
      </w:hyperlink>
      <w:r w:rsidRPr="00A83D18">
        <w:rPr>
          <w:rFonts w:ascii="Times New Roman" w:eastAsia="Times New Roman" w:hAnsi="Times New Roman" w:cs="Times New Roman"/>
          <w:kern w:val="0"/>
          <w14:ligatures w14:val="none"/>
        </w:rPr>
        <w:t xml:space="preserve"> or The Nature Conservancy’s LANDFIRE team at </w:t>
      </w:r>
      <w:hyperlink r:id="rId22" w:tgtFrame="_blank" w:history="1">
        <w:r w:rsidRPr="00A83D18">
          <w:rPr>
            <w:rFonts w:ascii="Times New Roman" w:eastAsia="Times New Roman" w:hAnsi="Times New Roman" w:cs="Times New Roman"/>
            <w:color w:val="18BC9C"/>
            <w:kern w:val="0"/>
            <w:u w:val="single"/>
            <w14:ligatures w14:val="none"/>
          </w:rPr>
          <w:t>landfire@tnc.org</w:t>
        </w:r>
      </w:hyperlink>
      <w:r w:rsidRPr="00A83D18">
        <w:rPr>
          <w:rFonts w:ascii="Times New Roman" w:eastAsia="Times New Roman" w:hAnsi="Times New Roman" w:cs="Times New Roman"/>
          <w:kern w:val="0"/>
          <w14:ligatures w14:val="none"/>
        </w:rPr>
        <w:t xml:space="preserve"> for more information. Additionally, the LANDFIRE team and members of the </w:t>
      </w:r>
      <w:hyperlink r:id="rId23" w:tgtFrame="_blank" w:history="1">
        <w:r w:rsidRPr="00A83D18">
          <w:rPr>
            <w:rFonts w:ascii="Times New Roman" w:eastAsia="Times New Roman" w:hAnsi="Times New Roman" w:cs="Times New Roman"/>
            <w:color w:val="18BC9C"/>
            <w:kern w:val="0"/>
            <w:u w:val="single"/>
            <w14:ligatures w14:val="none"/>
          </w:rPr>
          <w:t>Conservation Data Lab</w:t>
        </w:r>
      </w:hyperlink>
      <w:r w:rsidRPr="00A83D18">
        <w:rPr>
          <w:rFonts w:ascii="Times New Roman" w:eastAsia="Times New Roman" w:hAnsi="Times New Roman" w:cs="Times New Roman"/>
          <w:kern w:val="0"/>
          <w14:ligatures w14:val="none"/>
        </w:rPr>
        <w:t xml:space="preserve"> have put together a </w:t>
      </w:r>
      <w:hyperlink r:id="rId24" w:tgtFrame="_blank" w:history="1">
        <w:r w:rsidRPr="00A83D18">
          <w:rPr>
            <w:rFonts w:ascii="Times New Roman" w:eastAsia="Times New Roman" w:hAnsi="Times New Roman" w:cs="Times New Roman"/>
            <w:color w:val="18BC9C"/>
            <w:kern w:val="0"/>
            <w:u w:val="single"/>
            <w14:ligatures w14:val="none"/>
          </w:rPr>
          <w:t>GIS guide that explains how to conduct a succession class analysis on your own using ArcGIS Pro and Microsoft Excel</w:t>
        </w:r>
      </w:hyperlink>
      <w:r w:rsidRPr="00A83D18">
        <w:rPr>
          <w:rFonts w:ascii="Times New Roman" w:eastAsia="Times New Roman" w:hAnsi="Times New Roman" w:cs="Times New Roman"/>
          <w:kern w:val="0"/>
          <w14:ligatures w14:val="none"/>
        </w:rPr>
        <w:t>.</w:t>
      </w:r>
    </w:p>
    <w:p w14:paraId="4D18629E" w14:textId="77777777" w:rsidR="00A83D18" w:rsidRPr="00A83D18" w:rsidRDefault="00A83D18" w:rsidP="00A83D18">
      <w:pPr>
        <w:spacing w:before="100" w:beforeAutospacing="1" w:after="100" w:afterAutospacing="1" w:line="240" w:lineRule="auto"/>
        <w:outlineLvl w:val="2"/>
        <w:rPr>
          <w:rFonts w:ascii="Times New Roman" w:eastAsia="Times New Roman" w:hAnsi="Times New Roman" w:cs="Times New Roman"/>
          <w:b/>
          <w:bCs/>
          <w:color w:val="212529"/>
          <w:kern w:val="0"/>
          <w:sz w:val="27"/>
          <w:szCs w:val="27"/>
          <w14:ligatures w14:val="none"/>
        </w:rPr>
      </w:pPr>
      <w:r w:rsidRPr="00A83D18">
        <w:rPr>
          <w:rFonts w:ascii="Times New Roman" w:eastAsia="Times New Roman" w:hAnsi="Times New Roman" w:cs="Times New Roman"/>
          <w:b/>
          <w:bCs/>
          <w:color w:val="212529"/>
          <w:kern w:val="0"/>
          <w:sz w:val="27"/>
          <w:szCs w:val="27"/>
          <w14:ligatures w14:val="none"/>
        </w:rPr>
        <w:t>Ecosystem development stages</w:t>
      </w:r>
    </w:p>
    <w:p w14:paraId="3B8C2A14" w14:textId="77777777" w:rsidR="00A83D18" w:rsidRPr="00A83D18" w:rsidRDefault="00A83D18" w:rsidP="00A83D18">
      <w:pPr>
        <w:spacing w:after="100" w:afterAutospacing="1" w:line="240" w:lineRule="auto"/>
        <w:rPr>
          <w:rFonts w:ascii="Times New Roman" w:eastAsia="Times New Roman" w:hAnsi="Times New Roman" w:cs="Times New Roman"/>
          <w:kern w:val="0"/>
          <w14:ligatures w14:val="none"/>
        </w:rPr>
      </w:pPr>
      <w:r w:rsidRPr="00A83D18">
        <w:rPr>
          <w:rFonts w:ascii="Times New Roman" w:eastAsia="Times New Roman" w:hAnsi="Times New Roman" w:cs="Times New Roman"/>
          <w:kern w:val="0"/>
          <w14:ligatures w14:val="none"/>
        </w:rPr>
        <w:lastRenderedPageBreak/>
        <w:t>Succession classes describe stages of ecosystem development and vegetation structure, such as early development or late development with an open or closed canopy.</w:t>
      </w:r>
    </w:p>
    <w:p w14:paraId="0B372393" w14:textId="77777777" w:rsidR="00A83D18" w:rsidRPr="00A83D18" w:rsidRDefault="00A83D18" w:rsidP="00A83D18">
      <w:pPr>
        <w:spacing w:after="100" w:afterAutospacing="1" w:line="240" w:lineRule="auto"/>
        <w:rPr>
          <w:rFonts w:ascii="Times New Roman" w:eastAsia="Times New Roman" w:hAnsi="Times New Roman" w:cs="Times New Roman"/>
          <w:kern w:val="0"/>
          <w14:ligatures w14:val="none"/>
        </w:rPr>
      </w:pPr>
      <w:r w:rsidRPr="00A83D18">
        <w:rPr>
          <w:rFonts w:ascii="Times New Roman" w:eastAsia="Times New Roman" w:hAnsi="Times New Roman" w:cs="Times New Roman"/>
          <w:kern w:val="0"/>
          <w14:ligatures w14:val="none"/>
        </w:rPr>
        <w:t>The chart compares the modeled reference percentage of each class with the percentage mapped today. Reference percentages estimate the distribution of stages under pre-colonization disturbance patterns.</w:t>
      </w:r>
    </w:p>
    <w:p w14:paraId="5D5C7DDD" w14:textId="77777777" w:rsidR="00A83D18" w:rsidRPr="00A83D18" w:rsidRDefault="00A83D18" w:rsidP="00A83D18">
      <w:pPr>
        <w:spacing w:after="100" w:afterAutospacing="1" w:line="240" w:lineRule="auto"/>
        <w:rPr>
          <w:rFonts w:ascii="Times New Roman" w:eastAsia="Times New Roman" w:hAnsi="Times New Roman" w:cs="Times New Roman"/>
          <w:kern w:val="0"/>
          <w14:ligatures w14:val="none"/>
        </w:rPr>
      </w:pPr>
      <w:r w:rsidRPr="00A83D18">
        <w:rPr>
          <w:rFonts w:ascii="Times New Roman" w:eastAsia="Times New Roman" w:hAnsi="Times New Roman" w:cs="Times New Roman"/>
          <w:kern w:val="0"/>
          <w14:ligatures w14:val="none"/>
        </w:rPr>
        <w:t>Use this comparison to investigate stages that are less common today than the model would suggest. The stage with the smallest current percentage is not necessarily underrepresented; its reference percentage may also be small.</w:t>
      </w:r>
    </w:p>
    <w:p w14:paraId="405581B8" w14:textId="77777777" w:rsidR="00A83D18" w:rsidRPr="00A83D18" w:rsidRDefault="00A83D18" w:rsidP="00A83D18">
      <w:pPr>
        <w:spacing w:after="100" w:afterAutospacing="1" w:line="240" w:lineRule="auto"/>
        <w:rPr>
          <w:rFonts w:ascii="Times New Roman" w:eastAsia="Times New Roman" w:hAnsi="Times New Roman" w:cs="Times New Roman"/>
          <w:kern w:val="0"/>
          <w14:ligatures w14:val="none"/>
        </w:rPr>
      </w:pPr>
      <w:r w:rsidRPr="00A83D18">
        <w:rPr>
          <w:rFonts w:ascii="Times New Roman" w:eastAsia="Times New Roman" w:hAnsi="Times New Roman" w:cs="Times New Roman"/>
          <w:kern w:val="0"/>
          <w14:ligatures w14:val="none"/>
        </w:rPr>
        <w:t>Where RSAs are needed, the comparison can help you consider examples containing underrepresented stages. Evaluate differences using local information and consider whether the modeled reference is appropriate under current conditions.</w:t>
      </w:r>
    </w:p>
    <w:p w14:paraId="2B5E420B" w14:textId="77777777" w:rsidR="00A83D18" w:rsidRPr="00A83D18" w:rsidRDefault="00A83D18" w:rsidP="00A83D18">
      <w:pPr>
        <w:spacing w:before="100" w:beforeAutospacing="1" w:after="100" w:afterAutospacing="1" w:line="240" w:lineRule="auto"/>
        <w:outlineLvl w:val="2"/>
        <w:rPr>
          <w:rFonts w:ascii="Times New Roman" w:eastAsia="Times New Roman" w:hAnsi="Times New Roman" w:cs="Times New Roman"/>
          <w:b/>
          <w:bCs/>
          <w:color w:val="212529"/>
          <w:kern w:val="0"/>
          <w:sz w:val="27"/>
          <w:szCs w:val="27"/>
          <w14:ligatures w14:val="none"/>
        </w:rPr>
      </w:pPr>
      <w:r w:rsidRPr="00A83D18">
        <w:rPr>
          <w:rFonts w:ascii="Times New Roman" w:eastAsia="Times New Roman" w:hAnsi="Times New Roman" w:cs="Times New Roman"/>
          <w:b/>
          <w:bCs/>
          <w:color w:val="212529"/>
          <w:kern w:val="0"/>
          <w:sz w:val="27"/>
          <w:szCs w:val="27"/>
          <w14:ligatures w14:val="none"/>
        </w:rPr>
        <w:t>Reading the succession class labels</w:t>
      </w:r>
    </w:p>
    <w:p w14:paraId="5A185D70" w14:textId="77777777" w:rsidR="00A83D18" w:rsidRPr="00A83D18" w:rsidRDefault="00A83D18" w:rsidP="00A83D18">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A83D18">
        <w:rPr>
          <w:rFonts w:ascii="Times New Roman" w:eastAsia="Times New Roman" w:hAnsi="Times New Roman" w:cs="Times New Roman"/>
          <w:b/>
          <w:bCs/>
          <w:kern w:val="0"/>
          <w14:ligatures w14:val="none"/>
        </w:rPr>
        <w:t>Early, Mid, and Late</w:t>
      </w:r>
      <w:r w:rsidRPr="00A83D18">
        <w:rPr>
          <w:rFonts w:ascii="Times New Roman" w:eastAsia="Times New Roman" w:hAnsi="Times New Roman" w:cs="Times New Roman"/>
          <w:kern w:val="0"/>
          <w14:ligatures w14:val="none"/>
        </w:rPr>
        <w:t xml:space="preserve"> describe developmental stages.</w:t>
      </w:r>
    </w:p>
    <w:p w14:paraId="73C5696D" w14:textId="77777777" w:rsidR="00A83D18" w:rsidRPr="00A83D18" w:rsidRDefault="00A83D18" w:rsidP="00A83D18">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A83D18">
        <w:rPr>
          <w:rFonts w:ascii="Times New Roman" w:eastAsia="Times New Roman" w:hAnsi="Times New Roman" w:cs="Times New Roman"/>
          <w:b/>
          <w:bCs/>
          <w:kern w:val="0"/>
          <w14:ligatures w14:val="none"/>
        </w:rPr>
        <w:t>OPN</w:t>
      </w:r>
      <w:r w:rsidRPr="00A83D18">
        <w:rPr>
          <w:rFonts w:ascii="Times New Roman" w:eastAsia="Times New Roman" w:hAnsi="Times New Roman" w:cs="Times New Roman"/>
          <w:kern w:val="0"/>
          <w14:ligatures w14:val="none"/>
        </w:rPr>
        <w:t xml:space="preserve"> means open canopy; </w:t>
      </w:r>
      <w:r w:rsidRPr="00A83D18">
        <w:rPr>
          <w:rFonts w:ascii="Times New Roman" w:eastAsia="Times New Roman" w:hAnsi="Times New Roman" w:cs="Times New Roman"/>
          <w:b/>
          <w:bCs/>
          <w:kern w:val="0"/>
          <w14:ligatures w14:val="none"/>
        </w:rPr>
        <w:t>CLS</w:t>
      </w:r>
      <w:r w:rsidRPr="00A83D18">
        <w:rPr>
          <w:rFonts w:ascii="Times New Roman" w:eastAsia="Times New Roman" w:hAnsi="Times New Roman" w:cs="Times New Roman"/>
          <w:kern w:val="0"/>
          <w14:ligatures w14:val="none"/>
        </w:rPr>
        <w:t xml:space="preserve"> means closed canopy; </w:t>
      </w:r>
      <w:r w:rsidRPr="00A83D18">
        <w:rPr>
          <w:rFonts w:ascii="Times New Roman" w:eastAsia="Times New Roman" w:hAnsi="Times New Roman" w:cs="Times New Roman"/>
          <w:b/>
          <w:bCs/>
          <w:kern w:val="0"/>
          <w14:ligatures w14:val="none"/>
        </w:rPr>
        <w:t>ALL</w:t>
      </w:r>
      <w:r w:rsidRPr="00A83D18">
        <w:rPr>
          <w:rFonts w:ascii="Times New Roman" w:eastAsia="Times New Roman" w:hAnsi="Times New Roman" w:cs="Times New Roman"/>
          <w:kern w:val="0"/>
          <w14:ligatures w14:val="none"/>
        </w:rPr>
        <w:t xml:space="preserve"> includes all canopy conditions.</w:t>
      </w:r>
    </w:p>
    <w:p w14:paraId="776A6F55" w14:textId="77777777" w:rsidR="00A83D18" w:rsidRPr="00A83D18" w:rsidRDefault="00A83D18" w:rsidP="00A83D18">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A83D18">
        <w:rPr>
          <w:rFonts w:ascii="Times New Roman" w:eastAsia="Times New Roman" w:hAnsi="Times New Roman" w:cs="Times New Roman"/>
          <w:b/>
          <w:bCs/>
          <w:kern w:val="0"/>
          <w14:ligatures w14:val="none"/>
        </w:rPr>
        <w:t>UN</w:t>
      </w:r>
      <w:r w:rsidRPr="00A83D18">
        <w:rPr>
          <w:rFonts w:ascii="Times New Roman" w:eastAsia="Times New Roman" w:hAnsi="Times New Roman" w:cs="Times New Roman"/>
          <w:kern w:val="0"/>
          <w14:ligatures w14:val="none"/>
        </w:rPr>
        <w:t xml:space="preserve"> means uncharacteristic native vegetation: native vegetation whose current structure falls outside the model’s reference classes.</w:t>
      </w:r>
    </w:p>
    <w:p w14:paraId="493E0FEE" w14:textId="77777777" w:rsidR="00A83D18" w:rsidRPr="00A83D18" w:rsidRDefault="00A83D18" w:rsidP="00A83D18">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A83D18">
        <w:rPr>
          <w:rFonts w:ascii="Times New Roman" w:eastAsia="Times New Roman" w:hAnsi="Times New Roman" w:cs="Times New Roman"/>
          <w:b/>
          <w:bCs/>
          <w:kern w:val="0"/>
          <w14:ligatures w14:val="none"/>
        </w:rPr>
        <w:t>UE</w:t>
      </w:r>
      <w:r w:rsidRPr="00A83D18">
        <w:rPr>
          <w:rFonts w:ascii="Times New Roman" w:eastAsia="Times New Roman" w:hAnsi="Times New Roman" w:cs="Times New Roman"/>
          <w:kern w:val="0"/>
          <w14:ligatures w14:val="none"/>
        </w:rPr>
        <w:t xml:space="preserve"> means uncharacteristic exotic vegetation.</w:t>
      </w:r>
    </w:p>
    <w:p w14:paraId="6CF607A2" w14:textId="77777777" w:rsidR="00A83D18" w:rsidRPr="00A83D18" w:rsidRDefault="00A83D18" w:rsidP="00A83D18">
      <w:pPr>
        <w:spacing w:after="100" w:afterAutospacing="1" w:line="240" w:lineRule="auto"/>
        <w:rPr>
          <w:rFonts w:ascii="Times New Roman" w:eastAsia="Times New Roman" w:hAnsi="Times New Roman" w:cs="Times New Roman"/>
          <w:kern w:val="0"/>
          <w14:ligatures w14:val="none"/>
        </w:rPr>
      </w:pPr>
      <w:r w:rsidRPr="00A83D18">
        <w:rPr>
          <w:rFonts w:ascii="Times New Roman" w:eastAsia="Times New Roman" w:hAnsi="Times New Roman" w:cs="Times New Roman"/>
          <w:kern w:val="0"/>
          <w14:ligatures w14:val="none"/>
        </w:rPr>
        <w:t>See the linked ecosystem reference document below for the species and vegetation structure associated with each class.</w:t>
      </w:r>
    </w:p>
    <w:p w14:paraId="358FBA74" w14:textId="77777777" w:rsidR="00A83D18" w:rsidRPr="00A83D18" w:rsidRDefault="00A83D18" w:rsidP="00A83D18">
      <w:pPr>
        <w:spacing w:after="100" w:afterAutospacing="1" w:line="240" w:lineRule="auto"/>
        <w:rPr>
          <w:rFonts w:ascii="Times New Roman" w:eastAsia="Times New Roman" w:hAnsi="Times New Roman" w:cs="Times New Roman"/>
          <w:kern w:val="0"/>
          <w14:ligatures w14:val="none"/>
        </w:rPr>
      </w:pPr>
      <w:r w:rsidRPr="00A83D18">
        <w:rPr>
          <w:rFonts w:ascii="Times New Roman" w:eastAsia="Times New Roman" w:hAnsi="Times New Roman" w:cs="Times New Roman"/>
          <w:kern w:val="0"/>
          <w14:ligatures w14:val="none"/>
        </w:rPr>
        <w:t>An ecosystem may have several regional model versions. This chart uses the single most widespread version in the Ecological Section rather than combining versions with different reference conditions.</w:t>
      </w:r>
    </w:p>
    <w:p w14:paraId="65F0BD7E" w14:textId="77777777" w:rsidR="00A83D18" w:rsidRPr="00A83D18" w:rsidRDefault="00A83D18" w:rsidP="00A83D18">
      <w:pPr>
        <w:spacing w:after="100" w:afterAutospacing="1" w:line="240" w:lineRule="auto"/>
        <w:rPr>
          <w:rFonts w:ascii="Times New Roman" w:eastAsia="Times New Roman" w:hAnsi="Times New Roman" w:cs="Times New Roman"/>
          <w:kern w:val="0"/>
          <w14:ligatures w14:val="none"/>
        </w:rPr>
      </w:pPr>
    </w:p>
    <w:p w14:paraId="5FA2844E" w14:textId="46448669" w:rsidR="00A83D18" w:rsidRPr="00A83D18" w:rsidRDefault="00A83D18" w:rsidP="00A83D18">
      <w:pPr>
        <w:spacing w:after="0" w:line="240" w:lineRule="auto"/>
        <w:rPr>
          <w:rFonts w:ascii="Times New Roman" w:eastAsia="Times New Roman" w:hAnsi="Times New Roman" w:cs="Times New Roman"/>
          <w:kern w:val="0"/>
          <w14:ligatures w14:val="none"/>
        </w:rPr>
      </w:pPr>
    </w:p>
    <w:p w14:paraId="78BA9600" w14:textId="77777777" w:rsidR="00A83D18" w:rsidRPr="00A83D18" w:rsidRDefault="00A83D18" w:rsidP="00A83D18">
      <w:pPr>
        <w:spacing w:after="100" w:afterAutospacing="1" w:line="240" w:lineRule="auto"/>
        <w:rPr>
          <w:rFonts w:ascii="Times New Roman" w:eastAsia="Times New Roman" w:hAnsi="Times New Roman" w:cs="Times New Roman"/>
          <w:kern w:val="0"/>
          <w14:ligatures w14:val="none"/>
        </w:rPr>
      </w:pPr>
    </w:p>
    <w:p w14:paraId="29196CE5" w14:textId="77777777" w:rsidR="00A83D18" w:rsidRPr="00A83D18" w:rsidRDefault="00A83D18" w:rsidP="00A83D18">
      <w:pPr>
        <w:spacing w:after="100" w:afterAutospacing="1" w:line="240" w:lineRule="auto"/>
        <w:rPr>
          <w:rFonts w:ascii="Times New Roman" w:eastAsia="Times New Roman" w:hAnsi="Times New Roman" w:cs="Times New Roman"/>
          <w:kern w:val="0"/>
          <w14:ligatures w14:val="none"/>
        </w:rPr>
      </w:pPr>
      <w:r w:rsidRPr="00A83D18">
        <w:rPr>
          <w:rFonts w:ascii="Times New Roman" w:eastAsia="Times New Roman" w:hAnsi="Times New Roman" w:cs="Times New Roman"/>
          <w:b/>
          <w:bCs/>
          <w:kern w:val="0"/>
          <w14:ligatures w14:val="none"/>
        </w:rPr>
        <w:t>Reference document for the most common historical native ecosystem for this Ecological Section:</w:t>
      </w:r>
    </w:p>
    <w:p w14:paraId="4F736070" w14:textId="77777777" w:rsidR="00A83D18" w:rsidRPr="00A83D18" w:rsidRDefault="00A83D18" w:rsidP="00A83D18">
      <w:pPr>
        <w:spacing w:after="100" w:afterAutospacing="1" w:line="240" w:lineRule="auto"/>
        <w:rPr>
          <w:rFonts w:ascii="Times New Roman" w:eastAsia="Times New Roman" w:hAnsi="Times New Roman" w:cs="Times New Roman"/>
          <w:kern w:val="0"/>
          <w14:ligatures w14:val="none"/>
        </w:rPr>
      </w:pPr>
      <w:hyperlink r:id="rId25" w:tgtFrame="_blank" w:history="1">
        <w:r w:rsidRPr="00A83D18">
          <w:rPr>
            <w:rFonts w:ascii="Times New Roman" w:eastAsia="Times New Roman" w:hAnsi="Times New Roman" w:cs="Times New Roman"/>
            <w:color w:val="18BC9C"/>
            <w:kern w:val="0"/>
            <w:u w:val="single"/>
            <w14:ligatures w14:val="none"/>
          </w:rPr>
          <w:t>Laurentian Pine-Oak Barrens - Jack Pine (14072_41_50_51)</w:t>
        </w:r>
      </w:hyperlink>
    </w:p>
    <w:p w14:paraId="18477AF6" w14:textId="77777777" w:rsidR="00A83D18" w:rsidRPr="00A83D18" w:rsidRDefault="00A83D18" w:rsidP="00A83D18">
      <w:pPr>
        <w:spacing w:before="100" w:beforeAutospacing="1" w:after="100" w:afterAutospacing="1" w:line="240" w:lineRule="auto"/>
        <w:outlineLvl w:val="2"/>
        <w:rPr>
          <w:rFonts w:ascii="Times New Roman" w:eastAsia="Times New Roman" w:hAnsi="Times New Roman" w:cs="Times New Roman"/>
          <w:b/>
          <w:bCs/>
          <w:color w:val="212529"/>
          <w:kern w:val="0"/>
          <w:sz w:val="27"/>
          <w:szCs w:val="27"/>
          <w14:ligatures w14:val="none"/>
        </w:rPr>
      </w:pPr>
      <w:r w:rsidRPr="00A83D18">
        <w:rPr>
          <w:rFonts w:ascii="Times New Roman" w:eastAsia="Times New Roman" w:hAnsi="Times New Roman" w:cs="Times New Roman"/>
          <w:b/>
          <w:bCs/>
          <w:color w:val="212529"/>
          <w:kern w:val="0"/>
          <w:sz w:val="27"/>
          <w:szCs w:val="27"/>
          <w14:ligatures w14:val="none"/>
        </w:rPr>
        <w:t>Historical disturbance patterns</w:t>
      </w:r>
    </w:p>
    <w:p w14:paraId="0944F3C8" w14:textId="77777777" w:rsidR="00A83D18" w:rsidRPr="00A83D18" w:rsidRDefault="00A83D18" w:rsidP="00A83D18">
      <w:pPr>
        <w:spacing w:after="100" w:afterAutospacing="1" w:line="240" w:lineRule="auto"/>
        <w:rPr>
          <w:rFonts w:ascii="Times New Roman" w:eastAsia="Times New Roman" w:hAnsi="Times New Roman" w:cs="Times New Roman"/>
          <w:kern w:val="0"/>
          <w14:ligatures w14:val="none"/>
        </w:rPr>
      </w:pPr>
      <w:r w:rsidRPr="00A83D18">
        <w:rPr>
          <w:rFonts w:ascii="Times New Roman" w:eastAsia="Times New Roman" w:hAnsi="Times New Roman" w:cs="Times New Roman"/>
          <w:kern w:val="0"/>
          <w14:ligatures w14:val="none"/>
        </w:rPr>
        <w:t>This chart estimates the percentage of the ecosystem affected annually by different disturbance types under historical reference conditions.</w:t>
      </w:r>
    </w:p>
    <w:p w14:paraId="3548ECEA" w14:textId="77777777" w:rsidR="00A83D18" w:rsidRPr="00A83D18" w:rsidRDefault="00A83D18" w:rsidP="00A83D18">
      <w:pPr>
        <w:spacing w:after="100" w:afterAutospacing="1" w:line="240" w:lineRule="auto"/>
        <w:rPr>
          <w:rFonts w:ascii="Times New Roman" w:eastAsia="Times New Roman" w:hAnsi="Times New Roman" w:cs="Times New Roman"/>
          <w:kern w:val="0"/>
          <w14:ligatures w14:val="none"/>
        </w:rPr>
      </w:pPr>
      <w:r w:rsidRPr="00A83D18">
        <w:rPr>
          <w:rFonts w:ascii="Times New Roman" w:eastAsia="Times New Roman" w:hAnsi="Times New Roman" w:cs="Times New Roman"/>
          <w:kern w:val="0"/>
          <w14:ligatures w14:val="none"/>
        </w:rPr>
        <w:lastRenderedPageBreak/>
        <w:t>Use it as background for understanding how disturbance helped shape the ecosystem and its development stages.</w:t>
      </w:r>
    </w:p>
    <w:p w14:paraId="49B59BC2" w14:textId="77777777" w:rsidR="00A83D18" w:rsidRPr="00A83D18" w:rsidRDefault="00A83D18" w:rsidP="00A83D18">
      <w:pPr>
        <w:spacing w:after="100" w:afterAutospacing="1" w:line="240" w:lineRule="auto"/>
        <w:rPr>
          <w:rFonts w:ascii="Times New Roman" w:eastAsia="Times New Roman" w:hAnsi="Times New Roman" w:cs="Times New Roman"/>
          <w:kern w:val="0"/>
          <w14:ligatures w14:val="none"/>
        </w:rPr>
      </w:pPr>
      <w:r w:rsidRPr="00A83D18">
        <w:rPr>
          <w:rFonts w:ascii="Times New Roman" w:eastAsia="Times New Roman" w:hAnsi="Times New Roman" w:cs="Times New Roman"/>
          <w:kern w:val="0"/>
          <w14:ligatures w14:val="none"/>
        </w:rPr>
        <w:t>The chart does not show current disturbance rates, predict future threats, or prescribe how much of an RSA to disturb. Any use of these estimates in management planning needs to account for current site conditions, climate, and the area’s conservation objectives.</w:t>
      </w:r>
    </w:p>
    <w:p w14:paraId="572537A5" w14:textId="4DE54AE0" w:rsidR="00A83D18" w:rsidRPr="00A83D18" w:rsidRDefault="00A83D18" w:rsidP="00A83D18">
      <w:pPr>
        <w:spacing w:after="0" w:line="240" w:lineRule="auto"/>
        <w:rPr>
          <w:rFonts w:ascii="Times New Roman" w:eastAsia="Times New Roman" w:hAnsi="Times New Roman" w:cs="Times New Roman"/>
          <w:kern w:val="0"/>
          <w14:ligatures w14:val="none"/>
        </w:rPr>
      </w:pPr>
    </w:p>
    <w:p w14:paraId="49D48A6F" w14:textId="77777777" w:rsidR="00A83D18" w:rsidRPr="00A83D18" w:rsidRDefault="00A83D18" w:rsidP="00A83D18">
      <w:pPr>
        <w:pBdr>
          <w:bottom w:val="single" w:sz="6" w:space="0" w:color="DEDEDF"/>
        </w:pBd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83D18">
        <w:rPr>
          <w:rFonts w:ascii="Times New Roman" w:eastAsia="Times New Roman" w:hAnsi="Times New Roman" w:cs="Times New Roman"/>
          <w:b/>
          <w:bCs/>
          <w:kern w:val="0"/>
          <w:sz w:val="36"/>
          <w:szCs w:val="36"/>
          <w14:ligatures w14:val="none"/>
        </w:rPr>
        <w:t>Annex A: Understanding the data</w:t>
      </w:r>
    </w:p>
    <w:p w14:paraId="79CFA7D3" w14:textId="77777777" w:rsidR="00A83D18" w:rsidRPr="00A83D18" w:rsidRDefault="00A83D18" w:rsidP="00A83D18">
      <w:pPr>
        <w:spacing w:before="100" w:beforeAutospacing="1" w:after="100" w:afterAutospacing="1" w:line="240" w:lineRule="auto"/>
        <w:outlineLvl w:val="2"/>
        <w:rPr>
          <w:rFonts w:ascii="Times New Roman" w:eastAsia="Times New Roman" w:hAnsi="Times New Roman" w:cs="Times New Roman"/>
          <w:b/>
          <w:bCs/>
          <w:color w:val="212529"/>
          <w:kern w:val="0"/>
          <w:sz w:val="27"/>
          <w:szCs w:val="27"/>
          <w14:ligatures w14:val="none"/>
        </w:rPr>
      </w:pPr>
      <w:r w:rsidRPr="00A83D18">
        <w:rPr>
          <w:rFonts w:ascii="Times New Roman" w:eastAsia="Times New Roman" w:hAnsi="Times New Roman" w:cs="Times New Roman"/>
          <w:b/>
          <w:bCs/>
          <w:color w:val="212529"/>
          <w:kern w:val="0"/>
          <w:sz w:val="27"/>
          <w:szCs w:val="27"/>
          <w14:ligatures w14:val="none"/>
        </w:rPr>
        <w:t>Historical native ecosystems — Biophysical Settings</w:t>
      </w:r>
    </w:p>
    <w:p w14:paraId="2E66523F" w14:textId="77777777" w:rsidR="00A83D18" w:rsidRPr="00A83D18" w:rsidRDefault="00A83D18" w:rsidP="00A83D18">
      <w:pPr>
        <w:spacing w:after="100" w:afterAutospacing="1" w:line="240" w:lineRule="auto"/>
        <w:rPr>
          <w:rFonts w:ascii="Times New Roman" w:eastAsia="Times New Roman" w:hAnsi="Times New Roman" w:cs="Times New Roman"/>
          <w:kern w:val="0"/>
          <w14:ligatures w14:val="none"/>
        </w:rPr>
      </w:pPr>
      <w:r w:rsidRPr="00A83D18">
        <w:rPr>
          <w:rFonts w:ascii="Times New Roman" w:eastAsia="Times New Roman" w:hAnsi="Times New Roman" w:cs="Times New Roman"/>
          <w:kern w:val="0"/>
          <w14:ligatures w14:val="none"/>
        </w:rPr>
        <w:t>LANDFIRE’s Biophysical Settings data model the native ecosystems expected under pre-colonization disturbance patterns, given current climate, soils, and other physical conditions. This report calls them historical native ecosystems.</w:t>
      </w:r>
    </w:p>
    <w:p w14:paraId="266E19D3" w14:textId="77777777" w:rsidR="00A83D18" w:rsidRPr="00A83D18" w:rsidRDefault="00A83D18" w:rsidP="00A83D18">
      <w:pPr>
        <w:spacing w:after="100" w:afterAutospacing="1" w:line="240" w:lineRule="auto"/>
        <w:rPr>
          <w:rFonts w:ascii="Times New Roman" w:eastAsia="Times New Roman" w:hAnsi="Times New Roman" w:cs="Times New Roman"/>
          <w:kern w:val="0"/>
          <w14:ligatures w14:val="none"/>
        </w:rPr>
      </w:pPr>
      <w:r w:rsidRPr="00A83D18">
        <w:rPr>
          <w:rFonts w:ascii="Times New Roman" w:eastAsia="Times New Roman" w:hAnsi="Times New Roman" w:cs="Times New Roman"/>
          <w:kern w:val="0"/>
          <w14:ligatures w14:val="none"/>
        </w:rPr>
        <w:t>Annex B contains descriptions of each historical native ecosystem’s characteristic species, structure, and disturbance patterns, together with estimates of its reference succession class distribution.</w:t>
      </w:r>
    </w:p>
    <w:p w14:paraId="68E16C72" w14:textId="77777777" w:rsidR="00A83D18" w:rsidRPr="00A83D18" w:rsidRDefault="00A83D18" w:rsidP="00A83D18">
      <w:pPr>
        <w:spacing w:before="100" w:beforeAutospacing="1" w:after="100" w:afterAutospacing="1" w:line="240" w:lineRule="auto"/>
        <w:outlineLvl w:val="2"/>
        <w:rPr>
          <w:rFonts w:ascii="Times New Roman" w:eastAsia="Times New Roman" w:hAnsi="Times New Roman" w:cs="Times New Roman"/>
          <w:b/>
          <w:bCs/>
          <w:color w:val="212529"/>
          <w:kern w:val="0"/>
          <w:sz w:val="27"/>
          <w:szCs w:val="27"/>
          <w14:ligatures w14:val="none"/>
        </w:rPr>
      </w:pPr>
      <w:r w:rsidRPr="00A83D18">
        <w:rPr>
          <w:rFonts w:ascii="Times New Roman" w:eastAsia="Times New Roman" w:hAnsi="Times New Roman" w:cs="Times New Roman"/>
          <w:b/>
          <w:bCs/>
          <w:color w:val="212529"/>
          <w:kern w:val="0"/>
          <w:sz w:val="27"/>
          <w:szCs w:val="27"/>
          <w14:ligatures w14:val="none"/>
        </w:rPr>
        <w:t>Existing ecosystems — Existing Vegetation Type</w:t>
      </w:r>
    </w:p>
    <w:p w14:paraId="2B0A457B" w14:textId="77777777" w:rsidR="00A83D18" w:rsidRPr="00A83D18" w:rsidRDefault="00A83D18" w:rsidP="00A83D18">
      <w:pPr>
        <w:spacing w:after="100" w:afterAutospacing="1" w:line="240" w:lineRule="auto"/>
        <w:rPr>
          <w:rFonts w:ascii="Times New Roman" w:eastAsia="Times New Roman" w:hAnsi="Times New Roman" w:cs="Times New Roman"/>
          <w:kern w:val="0"/>
          <w14:ligatures w14:val="none"/>
        </w:rPr>
      </w:pPr>
      <w:r w:rsidRPr="00A83D18">
        <w:rPr>
          <w:rFonts w:ascii="Times New Roman" w:eastAsia="Times New Roman" w:hAnsi="Times New Roman" w:cs="Times New Roman"/>
          <w:kern w:val="0"/>
          <w14:ligatures w14:val="none"/>
        </w:rPr>
        <w:t>LANDFIRE’s Existing Vegetation Type data map ecosystems currently present in the landscape. The dataset also includes agricultural land, developed land, water, and other cover categories.</w:t>
      </w:r>
    </w:p>
    <w:p w14:paraId="44184105" w14:textId="77777777" w:rsidR="00A83D18" w:rsidRPr="00A83D18" w:rsidRDefault="00A83D18" w:rsidP="00A83D18">
      <w:pPr>
        <w:spacing w:after="100" w:afterAutospacing="1" w:line="240" w:lineRule="auto"/>
        <w:rPr>
          <w:rFonts w:ascii="Times New Roman" w:eastAsia="Times New Roman" w:hAnsi="Times New Roman" w:cs="Times New Roman"/>
          <w:kern w:val="0"/>
          <w14:ligatures w14:val="none"/>
        </w:rPr>
      </w:pPr>
      <w:r w:rsidRPr="00A83D18">
        <w:rPr>
          <w:rFonts w:ascii="Times New Roman" w:eastAsia="Times New Roman" w:hAnsi="Times New Roman" w:cs="Times New Roman"/>
          <w:kern w:val="0"/>
          <w14:ligatures w14:val="none"/>
        </w:rPr>
        <w:t>Although the dataset names differ, both Biophysical Settings and Existing Vegetation Type describe ecosystems. They were developed and revised at different times, so ecosystem names and categories do not always correspond directly.</w:t>
      </w:r>
    </w:p>
    <w:p w14:paraId="718345A3" w14:textId="77777777" w:rsidR="00A83D18" w:rsidRPr="00A83D18" w:rsidRDefault="00A83D18" w:rsidP="00A83D18">
      <w:pPr>
        <w:spacing w:before="100" w:beforeAutospacing="1" w:after="100" w:afterAutospacing="1" w:line="240" w:lineRule="auto"/>
        <w:outlineLvl w:val="2"/>
        <w:rPr>
          <w:rFonts w:ascii="Times New Roman" w:eastAsia="Times New Roman" w:hAnsi="Times New Roman" w:cs="Times New Roman"/>
          <w:b/>
          <w:bCs/>
          <w:color w:val="212529"/>
          <w:kern w:val="0"/>
          <w:sz w:val="27"/>
          <w:szCs w:val="27"/>
          <w14:ligatures w14:val="none"/>
        </w:rPr>
      </w:pPr>
      <w:r w:rsidRPr="00A83D18">
        <w:rPr>
          <w:rFonts w:ascii="Times New Roman" w:eastAsia="Times New Roman" w:hAnsi="Times New Roman" w:cs="Times New Roman"/>
          <w:b/>
          <w:bCs/>
          <w:color w:val="212529"/>
          <w:kern w:val="0"/>
          <w:sz w:val="27"/>
          <w:szCs w:val="27"/>
          <w14:ligatures w14:val="none"/>
        </w:rPr>
        <w:t>Ecosystem development stages — Succession Classes</w:t>
      </w:r>
    </w:p>
    <w:p w14:paraId="541382D6" w14:textId="77777777" w:rsidR="00A83D18" w:rsidRPr="00A83D18" w:rsidRDefault="00A83D18" w:rsidP="00A83D18">
      <w:pPr>
        <w:spacing w:after="100" w:afterAutospacing="1" w:line="240" w:lineRule="auto"/>
        <w:rPr>
          <w:rFonts w:ascii="Times New Roman" w:eastAsia="Times New Roman" w:hAnsi="Times New Roman" w:cs="Times New Roman"/>
          <w:kern w:val="0"/>
          <w14:ligatures w14:val="none"/>
        </w:rPr>
      </w:pPr>
      <w:r w:rsidRPr="00A83D18">
        <w:rPr>
          <w:rFonts w:ascii="Times New Roman" w:eastAsia="Times New Roman" w:hAnsi="Times New Roman" w:cs="Times New Roman"/>
          <w:kern w:val="0"/>
          <w14:ligatures w14:val="none"/>
        </w:rPr>
        <w:t>LANDFIRE’s Succession Classes describe vegetation structure and ecosystem development. This report compares mapped current classes with the reference percentages estimated by the ecosystem models.</w:t>
      </w:r>
    </w:p>
    <w:p w14:paraId="0B8F38EB" w14:textId="77777777" w:rsidR="00A83D18" w:rsidRPr="00A83D18" w:rsidRDefault="00A83D18" w:rsidP="00A83D18">
      <w:pPr>
        <w:spacing w:before="100" w:beforeAutospacing="1" w:after="100" w:afterAutospacing="1" w:line="240" w:lineRule="auto"/>
        <w:outlineLvl w:val="2"/>
        <w:rPr>
          <w:rFonts w:ascii="Times New Roman" w:eastAsia="Times New Roman" w:hAnsi="Times New Roman" w:cs="Times New Roman"/>
          <w:b/>
          <w:bCs/>
          <w:color w:val="212529"/>
          <w:kern w:val="0"/>
          <w:sz w:val="27"/>
          <w:szCs w:val="27"/>
          <w14:ligatures w14:val="none"/>
        </w:rPr>
      </w:pPr>
      <w:r w:rsidRPr="00A83D18">
        <w:rPr>
          <w:rFonts w:ascii="Times New Roman" w:eastAsia="Times New Roman" w:hAnsi="Times New Roman" w:cs="Times New Roman"/>
          <w:b/>
          <w:bCs/>
          <w:color w:val="212529"/>
          <w:kern w:val="0"/>
          <w:sz w:val="27"/>
          <w:szCs w:val="27"/>
          <w14:ligatures w14:val="none"/>
        </w:rPr>
        <w:t>Protection levels — PAD-US GAP Status</w:t>
      </w:r>
    </w:p>
    <w:p w14:paraId="10873570" w14:textId="77777777" w:rsidR="00A83D18" w:rsidRPr="00A83D18" w:rsidRDefault="00A83D18" w:rsidP="00A83D18">
      <w:pPr>
        <w:spacing w:after="100" w:afterAutospacing="1" w:line="240" w:lineRule="auto"/>
        <w:rPr>
          <w:rFonts w:ascii="Times New Roman" w:eastAsia="Times New Roman" w:hAnsi="Times New Roman" w:cs="Times New Roman"/>
          <w:kern w:val="0"/>
          <w14:ligatures w14:val="none"/>
        </w:rPr>
      </w:pPr>
      <w:r w:rsidRPr="00A83D18">
        <w:rPr>
          <w:rFonts w:ascii="Times New Roman" w:eastAsia="Times New Roman" w:hAnsi="Times New Roman" w:cs="Times New Roman"/>
          <w:kern w:val="0"/>
          <w14:ligatures w14:val="none"/>
        </w:rPr>
        <w:t>PAD-US identifies protected areas and assigns GAP status codes based on protection from conversion and management intent. These codes describe protection categories; they do not directly measure ecosystem condition.</w:t>
      </w:r>
    </w:p>
    <w:p w14:paraId="2E19C7A8" w14:textId="77777777" w:rsidR="00A83D18" w:rsidRPr="00A83D18" w:rsidRDefault="00A83D18" w:rsidP="00A83D18">
      <w:pPr>
        <w:spacing w:after="100" w:afterAutospacing="1" w:line="240" w:lineRule="auto"/>
        <w:rPr>
          <w:rFonts w:ascii="Times New Roman" w:eastAsia="Times New Roman" w:hAnsi="Times New Roman" w:cs="Times New Roman"/>
          <w:kern w:val="0"/>
          <w14:ligatures w14:val="none"/>
        </w:rPr>
      </w:pPr>
    </w:p>
    <w:p w14:paraId="2E0D33D3" w14:textId="77777777" w:rsidR="00A83D18" w:rsidRPr="00A83D18" w:rsidRDefault="00A83D18" w:rsidP="00A83D18">
      <w:pPr>
        <w:spacing w:after="100" w:afterAutospacing="1" w:line="240" w:lineRule="auto"/>
        <w:rPr>
          <w:rFonts w:ascii="Times New Roman" w:eastAsia="Times New Roman" w:hAnsi="Times New Roman" w:cs="Times New Roman"/>
          <w:kern w:val="0"/>
          <w14:ligatures w14:val="none"/>
        </w:rPr>
      </w:pPr>
      <w:r w:rsidRPr="00A83D18">
        <w:rPr>
          <w:rFonts w:ascii="Times New Roman" w:eastAsia="Times New Roman" w:hAnsi="Times New Roman" w:cs="Times New Roman"/>
          <w:kern w:val="0"/>
          <w14:ligatures w14:val="none"/>
        </w:rPr>
        <w:lastRenderedPageBreak/>
        <w:t>All of these datasets provide landscape information. Check their findings against local information before making any conclusions.</w:t>
      </w:r>
    </w:p>
    <w:p w14:paraId="4B89FD8B" w14:textId="77777777" w:rsidR="00A83D18" w:rsidRPr="00A83D18" w:rsidRDefault="00A83D18" w:rsidP="00A83D18">
      <w:pPr>
        <w:pBdr>
          <w:bottom w:val="single" w:sz="6" w:space="0" w:color="DEDEDF"/>
        </w:pBd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83D18">
        <w:rPr>
          <w:rFonts w:ascii="Times New Roman" w:eastAsia="Times New Roman" w:hAnsi="Times New Roman" w:cs="Times New Roman"/>
          <w:b/>
          <w:bCs/>
          <w:kern w:val="0"/>
          <w:sz w:val="36"/>
          <w:szCs w:val="36"/>
          <w14:ligatures w14:val="none"/>
        </w:rPr>
        <w:t>Annex B: Historical native ecosystem descriptions</w:t>
      </w:r>
    </w:p>
    <w:p w14:paraId="07D099D0" w14:textId="77777777" w:rsidR="00A83D18" w:rsidRPr="00A83D18" w:rsidRDefault="00A83D18" w:rsidP="00A83D18">
      <w:pPr>
        <w:spacing w:after="100" w:afterAutospacing="1" w:line="240" w:lineRule="auto"/>
        <w:rPr>
          <w:rFonts w:ascii="Times New Roman" w:eastAsia="Times New Roman" w:hAnsi="Times New Roman" w:cs="Times New Roman"/>
          <w:kern w:val="0"/>
          <w14:ligatures w14:val="none"/>
        </w:rPr>
      </w:pPr>
      <w:r w:rsidRPr="00A83D18">
        <w:rPr>
          <w:rFonts w:ascii="Times New Roman" w:eastAsia="Times New Roman" w:hAnsi="Times New Roman" w:cs="Times New Roman"/>
          <w:kern w:val="0"/>
          <w14:ligatures w14:val="none"/>
        </w:rPr>
        <w:t>To better understand ‘reference’ conditions for the historical native ecosystems of the US, the LANDFIRE program developed descriptions plus accompanying state-and-transition models that depict how these systems ‘looked and functioned’ with natural disturbance regimes. Below you can download the descriptions for this section’s historical native ecosystems and explore the succession class descriptions in a table.</w:t>
      </w:r>
    </w:p>
    <w:p w14:paraId="68A96BA5" w14:textId="77777777" w:rsidR="00A83D18" w:rsidRPr="00A83D18" w:rsidRDefault="00A83D18" w:rsidP="00A83D18">
      <w:pPr>
        <w:spacing w:after="100" w:afterAutospacing="1" w:line="240" w:lineRule="auto"/>
        <w:rPr>
          <w:rFonts w:ascii="Times New Roman" w:eastAsia="Times New Roman" w:hAnsi="Times New Roman" w:cs="Times New Roman"/>
          <w:kern w:val="0"/>
          <w14:ligatures w14:val="none"/>
        </w:rPr>
      </w:pPr>
      <w:r w:rsidRPr="00A83D18">
        <w:rPr>
          <w:rFonts w:ascii="Times New Roman" w:eastAsia="Times New Roman" w:hAnsi="Times New Roman" w:cs="Times New Roman"/>
          <w:kern w:val="0"/>
          <w14:ligatures w14:val="none"/>
        </w:rPr>
        <w:t>LANDFIRE developed and delivers this information by Map Zone. If an ecosystem crosses multiple Map Zones there may be multiple ‘variants’. In the table of links to the descriptions you will see “Model Codes”, which represent an unique 5 digit code for the system followed by a list of Map Zones that description applies to.</w:t>
      </w:r>
    </w:p>
    <w:p w14:paraId="469383CA" w14:textId="77777777" w:rsidR="00A83D18" w:rsidRPr="00A83D18" w:rsidRDefault="00A83D18" w:rsidP="00A83D18">
      <w:pPr>
        <w:spacing w:after="0" w:line="240" w:lineRule="auto"/>
        <w:rPr>
          <w:rFonts w:ascii="Times New Roman" w:eastAsia="Times New Roman" w:hAnsi="Times New Roman" w:cs="Times New Roman"/>
          <w:kern w:val="0"/>
          <w14:ligatures w14:val="none"/>
        </w:rPr>
      </w:pPr>
    </w:p>
    <w:p w14:paraId="76B1689C" w14:textId="77777777" w:rsidR="00A83D18" w:rsidRDefault="00A83D18"/>
    <w:sectPr w:rsidR="00A83D18">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Amy Clark Eagle" w:date="2026-10-22T08:30:00Z" w:initials="AE">
    <w:p w14:paraId="0CE21963" w14:textId="3EE760BB" w:rsidR="00000000" w:rsidRDefault="00000000">
      <w:r>
        <w:annotationRef/>
      </w:r>
      <w:r w:rsidRPr="36D60717">
        <w:t xml:space="preserve">Overall, I really like the approach here for the intro page, with what they do and what they don't do. </w:t>
      </w:r>
    </w:p>
  </w:comment>
  <w:comment w:id="1" w:author="Amy Clark Eagle" w:date="2026-10-22T09:03:00Z" w:initials="AE">
    <w:p w14:paraId="2A402812" w14:textId="2E7F7AFC" w:rsidR="00000000" w:rsidRDefault="00000000">
      <w:r>
        <w:annotationRef/>
      </w:r>
      <w:r w:rsidRPr="31615E47">
        <w:t>I think it would be useful to reference the specific indicator here.</w:t>
      </w:r>
    </w:p>
  </w:comment>
  <w:comment w:id="2" w:author="Amy Clark Eagle" w:date="2026-10-22T08:29:00Z" w:initials="AE">
    <w:p w14:paraId="1AB78377" w14:textId="6DC07DFA" w:rsidR="00000000" w:rsidRDefault="00000000">
      <w:r>
        <w:annotationRef/>
      </w:r>
      <w:r w:rsidRPr="30299BD4">
        <w:t>I think we need to be very clear on this front. You don't have to use this specific language, but please include something.</w:t>
      </w:r>
    </w:p>
  </w:comment>
  <w:comment w:id="4" w:author="Amy Clark Eagle" w:date="1900-01-01T00:00:00Z" w:initials="AE">
    <w:p w14:paraId="7437666B" w14:textId="249BF85E" w:rsidR="00000000" w:rsidRDefault="00000000">
      <w:r>
        <w:annotationRef/>
      </w:r>
      <w:r w:rsidRPr="32AE0F68">
        <w:t>This section needs to reflect the limitations, that it only provides this information for the most prominent ecosystems, and not all ecosystems that need to be evaluated per C6.5.</w:t>
      </w:r>
    </w:p>
  </w:comment>
  <w:comment w:id="5" w:author="Amy Clark Eagle" w:date="2026-10-22T08:44:00Z" w:initials="AE">
    <w:p w14:paraId="53A153F4" w14:textId="196D2A7A" w:rsidR="00000000" w:rsidRDefault="00000000">
      <w:r>
        <w:annotationRef/>
      </w:r>
      <w:r w:rsidRPr="589A914D">
        <w:t>I think the TOC is much more useful/helpful now.</w:t>
      </w:r>
    </w:p>
  </w:comment>
  <w:comment w:id="6" w:author="Amy Clark Eagle" w:date="2026-10-22T08:40:00Z" w:initials="AE">
    <w:p w14:paraId="61C5963D" w14:textId="47C21F05" w:rsidR="00000000" w:rsidRDefault="00000000">
      <w:r>
        <w:annotationRef/>
      </w:r>
      <w:r w:rsidRPr="22CF4276">
        <w:t>I don't remember if this was here before in the report, but I really like the repeat of the intro page, so that it will appear in any printouts or PDFs created by CH.</w:t>
      </w:r>
    </w:p>
  </w:comment>
  <w:comment w:id="7" w:author="Amy Clark Eagle" w:date="2026-10-22T08:39:00Z" w:initials="AE">
    <w:p w14:paraId="7AA862D4" w14:textId="306B210F" w:rsidR="00000000" w:rsidRDefault="00000000">
      <w:r>
        <w:annotationRef/>
      </w:r>
      <w:r w:rsidRPr="239F9531">
        <w:t>Please include any edits as on the intro page.</w:t>
      </w:r>
    </w:p>
  </w:comment>
  <w:comment w:id="8" w:author="Amy Clark Eagle" w:date="2026-10-22T09:03:00Z" w:initials="AE">
    <w:p w14:paraId="40FDB3B5" w14:textId="076EB50A" w:rsidR="00000000" w:rsidRDefault="00000000">
      <w:r>
        <w:annotationRef/>
      </w:r>
      <w:r w:rsidRPr="721EA1B1">
        <w:t>I think it would be useful to reference the specific indicator here.</w:t>
      </w:r>
    </w:p>
  </w:comment>
  <w:comment w:id="9" w:author="Amy Clark Eagle" w:date="2026-10-22T08:29:00Z" w:initials="AE">
    <w:p w14:paraId="48E979FC" w14:textId="634A228C" w:rsidR="00000000" w:rsidRDefault="00000000">
      <w:r>
        <w:annotationRef/>
      </w:r>
      <w:r w:rsidRPr="76B87D2C">
        <w:t>I think we need to be very clear on this front. You don't have to use this specific language, but please include something.</w:t>
      </w:r>
    </w:p>
  </w:comment>
  <w:comment w:id="10" w:author="Amy Clark Eagle" w:date="2026-10-22T08:40:00Z" w:initials="AE">
    <w:p w14:paraId="537A62C3" w14:textId="35125517" w:rsidR="00000000" w:rsidRDefault="00000000">
      <w:r>
        <w:annotationRef/>
      </w:r>
      <w:r w:rsidRPr="7F69CABC">
        <w:t>Please include the same edit as on the intro page.</w:t>
      </w:r>
    </w:p>
  </w:comment>
  <w:comment w:id="11" w:author="Amy Clark Eagle" w:date="2026-10-22T08:40:00Z" w:initials="AE">
    <w:p w14:paraId="3E0326AB" w14:textId="4D81D846" w:rsidR="00000000" w:rsidRDefault="00000000">
      <w:r>
        <w:annotationRef/>
      </w:r>
      <w:r w:rsidRPr="199D4774">
        <w:t>Love it!</w:t>
      </w:r>
    </w:p>
  </w:comment>
  <w:comment w:id="12" w:author="Amy Clark Eagle" w:date="2026-10-22T08:42:00Z" w:initials="AE">
    <w:p w14:paraId="1C8A65E0" w14:textId="00D86023" w:rsidR="00000000" w:rsidRDefault="00000000">
      <w:r>
        <w:annotationRef/>
      </w:r>
      <w:r w:rsidRPr="0D7E8AB8">
        <w:t>suggest being a little more explicit here - doesn't need to be this specific text.</w:t>
      </w:r>
    </w:p>
    <w:p w14:paraId="76AA14C0" w14:textId="2C8462AB" w:rsidR="00000000" w:rsidRDefault="00000000"/>
    <w:p w14:paraId="12F4C007" w14:textId="3ED83CF7" w:rsidR="00000000" w:rsidRDefault="00000000">
      <w:r w:rsidRPr="73912CF3">
        <w:t>Or alternatively, you could point to the next section, something like, "As noted in the next section, you will likely also need to use local knowledge...."</w:t>
      </w:r>
    </w:p>
  </w:comment>
  <w:comment w:id="13" w:author="Amy Clark Eagle" w:date="2026-10-22T08:48:00Z" w:initials="AE">
    <w:p w14:paraId="15AA066F" w14:textId="45AB7761" w:rsidR="00000000" w:rsidRDefault="00000000">
      <w:r>
        <w:annotationRef/>
      </w:r>
      <w:r w:rsidRPr="2752A5C6">
        <w:t>Great work!!!!!!</w:t>
      </w:r>
    </w:p>
  </w:comment>
  <w:comment w:id="14" w:author="Amy Clark Eagle" w:date="2026-10-22T08:50:00Z" w:initials="AE">
    <w:p w14:paraId="4AC2554A" w14:textId="38642C3F" w:rsidR="00000000" w:rsidRDefault="00000000">
      <w:r>
        <w:annotationRef/>
      </w:r>
      <w:r w:rsidRPr="4F8FC8B6">
        <w:t>Really good idea to include this here!</w:t>
      </w:r>
    </w:p>
  </w:comment>
  <w:comment w:id="15" w:author="Amy Clark Eagle" w:date="2026-10-22T08:53:00Z" w:initials="AE">
    <w:p w14:paraId="505AFE84" w14:textId="5B424EB2" w:rsidR="00000000" w:rsidRDefault="00000000">
      <w:r>
        <w:annotationRef/>
      </w:r>
      <w:r w:rsidRPr="6238A7CD">
        <w:t>GREAT clarification!</w:t>
      </w:r>
    </w:p>
  </w:comment>
  <w:comment w:id="16" w:author="Amy Clark Eagle" w:date="2026-10-22T08:52:00Z" w:initials="AE">
    <w:p w14:paraId="10BC9288" w14:textId="6BB99CE2" w:rsidR="00000000" w:rsidRDefault="00000000">
      <w:r>
        <w:annotationRef/>
      </w:r>
      <w:r w:rsidRPr="7BA4456D">
        <w:t>I don't remember this being here before - great inclusion!</w:t>
      </w:r>
    </w:p>
  </w:comment>
  <w:comment w:id="17" w:author="Amy Clark Eagle" w:date="2026-10-22T08:55:00Z" w:initials="AE">
    <w:p w14:paraId="29BB1043" w14:textId="7113ABEB" w:rsidR="00000000" w:rsidRDefault="00000000">
      <w:r>
        <w:annotationRef/>
      </w:r>
      <w:r w:rsidRPr="110CA876">
        <w:t>I think it would be useful to clarify if this is all existing ecosystems, or only those with more that 1000 acres in the ecoregion (i.e., the ones in teh chart above)</w:t>
      </w:r>
    </w:p>
  </w:comment>
  <w:comment w:id="18" w:author="Amy Clark Eagle" w:date="2026-10-22T08:57:00Z" w:initials="AE">
    <w:p w14:paraId="5995C1B9" w14:textId="1CE2A87B" w:rsidR="00000000" w:rsidRDefault="00000000">
      <w:r>
        <w:annotationRef/>
      </w:r>
      <w:r w:rsidRPr="586A911E">
        <w:t>I'd like to hear the rationale for this. In the past, we've generally indicated that GAP 1 &amp; GAP 2 should be considered adequate protection. Is this included because of GAP 3? If so, I'd clarify that.</w:t>
      </w:r>
    </w:p>
  </w:comment>
  <w:comment w:id="19" w:author="Amy Clark Eagle" w:date="2026-10-22T09:00:00Z" w:initials="AE">
    <w:p w14:paraId="1A63A4BC" w14:textId="50492A6B" w:rsidR="00000000" w:rsidRDefault="00000000">
      <w:r>
        <w:annotationRef/>
      </w:r>
      <w:r w:rsidRPr="545BF33A">
        <w:t>Oh wait - do you mean adequate for C6.5? If so, please clarify.</w:t>
      </w:r>
    </w:p>
  </w:comment>
  <w:comment w:id="20" w:author="Amy Clark Eagle" w:date="2026-10-22T09:01:00Z" w:initials="AE">
    <w:p w14:paraId="4256BDFF" w14:textId="2CBF8041" w:rsidR="00000000" w:rsidRDefault="00000000">
      <w:r>
        <w:annotationRef/>
      </w:r>
      <w:r w:rsidRPr="000A8639">
        <w:t>I agree, but if this is intended to reflect "adequate" for C6.5, please clarify that.</w:t>
      </w:r>
    </w:p>
  </w:comment>
  <w:comment w:id="21" w:author="Amy Clark Eagle" w:date="2026-10-22T09:07:00Z" w:initials="AE">
    <w:p w14:paraId="4B06AE77" w14:textId="180F8E6F" w:rsidR="00000000" w:rsidRDefault="00000000">
      <w:r>
        <w:annotationRef/>
      </w:r>
      <w:r w:rsidRPr="70178C50">
        <w:t>I think it would be useful to reference the indicator here, i.e., "...may conclude (per Indicator 6.5.X) that...."</w:t>
      </w:r>
    </w:p>
  </w:comment>
  <w:comment w:id="22" w:author="Amy Clark Eagle" w:date="2026-10-22T09:02:00Z" w:initials="AE">
    <w:p w14:paraId="30E5BAF6" w14:textId="1D214E2C" w:rsidR="00000000" w:rsidRDefault="00000000">
      <w:r>
        <w:annotationRef/>
      </w:r>
      <w:r w:rsidRPr="08D4F72C">
        <w:t xml:space="preserve">I think it would be useful to specify the Indicators referenced here. </w:t>
      </w:r>
    </w:p>
  </w:comment>
  <w:comment w:id="23" w:author="Amy Clark Eagle" w:date="2026-10-22T09:08:00Z" w:initials="AE">
    <w:p w14:paraId="09F4DD37" w14:textId="6F202113" w:rsidR="00000000" w:rsidRDefault="00000000">
      <w:r>
        <w:annotationRef/>
      </w:r>
      <w:r w:rsidRPr="3B0517A1">
        <w:t>I don't think that this is the right verb. Maybe something like the edits?</w:t>
      </w:r>
    </w:p>
  </w:comment>
  <w:comment w:id="25" w:author="Amy Clark Eagle" w:date="2026-10-22T09:10:00Z" w:initials="AE">
    <w:p w14:paraId="455D6E11" w14:textId="6A96BDB9" w:rsidR="00000000" w:rsidRDefault="00000000">
      <w:r>
        <w:annotationRef/>
      </w:r>
      <w:r w:rsidRPr="3C5E03F7">
        <w:t xml:space="preserve">I think you could delete this. It is not a necessary piece of the puzzle, and it will be null and void after a short while.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CE21963" w15:done="1"/>
  <w15:commentEx w15:paraId="2A402812" w15:done="1"/>
  <w15:commentEx w15:paraId="1AB78377" w15:done="1"/>
  <w15:commentEx w15:paraId="7437666B" w15:done="1"/>
  <w15:commentEx w15:paraId="53A153F4" w15:done="1"/>
  <w15:commentEx w15:paraId="61C5963D" w15:done="1"/>
  <w15:commentEx w15:paraId="7AA862D4" w15:done="1"/>
  <w15:commentEx w15:paraId="40FDB3B5" w15:done="1"/>
  <w15:commentEx w15:paraId="48E979FC" w15:done="1"/>
  <w15:commentEx w15:paraId="537A62C3" w15:done="1"/>
  <w15:commentEx w15:paraId="3E0326AB" w15:done="1"/>
  <w15:commentEx w15:paraId="12F4C007" w15:done="1"/>
  <w15:commentEx w15:paraId="15AA066F" w15:done="1"/>
  <w15:commentEx w15:paraId="4AC2554A" w15:done="1"/>
  <w15:commentEx w15:paraId="505AFE84" w15:done="1"/>
  <w15:commentEx w15:paraId="10BC9288" w15:done="1"/>
  <w15:commentEx w15:paraId="29BB1043" w15:done="1"/>
  <w15:commentEx w15:paraId="5995C1B9" w15:done="1"/>
  <w15:commentEx w15:paraId="1A63A4BC" w15:paraIdParent="5995C1B9" w15:done="1"/>
  <w15:commentEx w15:paraId="4256BDFF" w15:done="1"/>
  <w15:commentEx w15:paraId="4B06AE77" w15:done="1"/>
  <w15:commentEx w15:paraId="30E5BAF6" w15:done="1"/>
  <w15:commentEx w15:paraId="09F4DD37" w15:done="1"/>
  <w15:commentEx w15:paraId="455D6E11"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399D157" w16cex:dateUtc="2026-10-22T12:30:00Z"/>
  <w16cex:commentExtensible w16cex:durableId="565B6B80" w16cex:dateUtc="2026-10-22T13:03:00Z"/>
  <w16cex:commentExtensible w16cex:durableId="0877C4AA" w16cex:dateUtc="2026-10-22T12:29:00Z"/>
  <w16cex:commentExtensible w16cex:durableId="527D5FBA" w16cex:dateUtc="2026-10-22T12:26:00Z"/>
  <w16cex:commentExtensible w16cex:durableId="1B07FF6F" w16cex:dateUtc="2026-10-22T12:44:00Z"/>
  <w16cex:commentExtensible w16cex:durableId="79313843" w16cex:dateUtc="2026-10-22T12:40:00Z"/>
  <w16cex:commentExtensible w16cex:durableId="507C9DE4" w16cex:dateUtc="2026-10-22T12:39:00Z"/>
  <w16cex:commentExtensible w16cex:durableId="352B671F" w16cex:dateUtc="2026-10-22T13:03:00Z"/>
  <w16cex:commentExtensible w16cex:durableId="494AFA5F" w16cex:dateUtc="2026-10-22T12:29:00Z"/>
  <w16cex:commentExtensible w16cex:durableId="421F268C" w16cex:dateUtc="2026-10-22T12:40:00Z"/>
  <w16cex:commentExtensible w16cex:durableId="63D7A92C" w16cex:dateUtc="2026-10-22T12:40:00Z"/>
  <w16cex:commentExtensible w16cex:durableId="27AFA61D" w16cex:dateUtc="2026-10-22T12:42:00Z"/>
  <w16cex:commentExtensible w16cex:durableId="416A6AB0" w16cex:dateUtc="2026-10-22T12:48:00Z"/>
  <w16cex:commentExtensible w16cex:durableId="21B0CF05" w16cex:dateUtc="2026-10-22T12:50:00Z"/>
  <w16cex:commentExtensible w16cex:durableId="76808516" w16cex:dateUtc="2026-10-22T12:53:00Z"/>
  <w16cex:commentExtensible w16cex:durableId="7D9C045B" w16cex:dateUtc="2026-10-22T12:52:00Z"/>
  <w16cex:commentExtensible w16cex:durableId="14B6ED2A" w16cex:dateUtc="2026-10-22T12:55:00Z"/>
  <w16cex:commentExtensible w16cex:durableId="2E9BB79E" w16cex:dateUtc="2026-10-22T12:57:00Z"/>
  <w16cex:commentExtensible w16cex:durableId="06D1594E" w16cex:dateUtc="2026-10-22T13:00:00Z"/>
  <w16cex:commentExtensible w16cex:durableId="52E6E1A0" w16cex:dateUtc="2026-10-22T13:01:00Z"/>
  <w16cex:commentExtensible w16cex:durableId="5298570E" w16cex:dateUtc="2026-10-22T13:07:00Z"/>
  <w16cex:commentExtensible w16cex:durableId="2CB51DBF" w16cex:dateUtc="2026-10-22T13:02:00Z"/>
  <w16cex:commentExtensible w16cex:durableId="07B7996B" w16cex:dateUtc="2026-10-22T13:08:00Z"/>
  <w16cex:commentExtensible w16cex:durableId="04C5BA62" w16cex:dateUtc="2026-10-22T13:1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CE21963" w16cid:durableId="0399D157"/>
  <w16cid:commentId w16cid:paraId="2A402812" w16cid:durableId="565B6B80"/>
  <w16cid:commentId w16cid:paraId="1AB78377" w16cid:durableId="0877C4AA"/>
  <w16cid:commentId w16cid:paraId="7437666B" w16cid:durableId="527D5FBA"/>
  <w16cid:commentId w16cid:paraId="53A153F4" w16cid:durableId="1B07FF6F"/>
  <w16cid:commentId w16cid:paraId="61C5963D" w16cid:durableId="79313843"/>
  <w16cid:commentId w16cid:paraId="7AA862D4" w16cid:durableId="507C9DE4"/>
  <w16cid:commentId w16cid:paraId="40FDB3B5" w16cid:durableId="352B671F"/>
  <w16cid:commentId w16cid:paraId="48E979FC" w16cid:durableId="494AFA5F"/>
  <w16cid:commentId w16cid:paraId="537A62C3" w16cid:durableId="421F268C"/>
  <w16cid:commentId w16cid:paraId="3E0326AB" w16cid:durableId="63D7A92C"/>
  <w16cid:commentId w16cid:paraId="12F4C007" w16cid:durableId="27AFA61D"/>
  <w16cid:commentId w16cid:paraId="15AA066F" w16cid:durableId="416A6AB0"/>
  <w16cid:commentId w16cid:paraId="4AC2554A" w16cid:durableId="21B0CF05"/>
  <w16cid:commentId w16cid:paraId="505AFE84" w16cid:durableId="76808516"/>
  <w16cid:commentId w16cid:paraId="10BC9288" w16cid:durableId="7D9C045B"/>
  <w16cid:commentId w16cid:paraId="29BB1043" w16cid:durableId="14B6ED2A"/>
  <w16cid:commentId w16cid:paraId="5995C1B9" w16cid:durableId="2E9BB79E"/>
  <w16cid:commentId w16cid:paraId="1A63A4BC" w16cid:durableId="06D1594E"/>
  <w16cid:commentId w16cid:paraId="4256BDFF" w16cid:durableId="52E6E1A0"/>
  <w16cid:commentId w16cid:paraId="4B06AE77" w16cid:durableId="5298570E"/>
  <w16cid:commentId w16cid:paraId="30E5BAF6" w16cid:durableId="2CB51DBF"/>
  <w16cid:commentId w16cid:paraId="09F4DD37" w16cid:durableId="07B7996B"/>
  <w16cid:commentId w16cid:paraId="455D6E11" w16cid:durableId="04C5BA62"/>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8148BF"/>
    <w:multiLevelType w:val="multilevel"/>
    <w:tmpl w:val="2FA40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20544AD"/>
    <w:multiLevelType w:val="multilevel"/>
    <w:tmpl w:val="D9401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5B359FF"/>
    <w:multiLevelType w:val="multilevel"/>
    <w:tmpl w:val="8FECD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21A1D89"/>
    <w:multiLevelType w:val="multilevel"/>
    <w:tmpl w:val="789C9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3163385"/>
    <w:multiLevelType w:val="multilevel"/>
    <w:tmpl w:val="52ACF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F5D30B6"/>
    <w:multiLevelType w:val="multilevel"/>
    <w:tmpl w:val="FE546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F7D705D"/>
    <w:multiLevelType w:val="multilevel"/>
    <w:tmpl w:val="EC4CB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8855E24"/>
    <w:multiLevelType w:val="multilevel"/>
    <w:tmpl w:val="864A4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F436F36"/>
    <w:multiLevelType w:val="multilevel"/>
    <w:tmpl w:val="7F2C2F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55882138">
    <w:abstractNumId w:val="6"/>
  </w:num>
  <w:num w:numId="2" w16cid:durableId="806513660">
    <w:abstractNumId w:val="0"/>
  </w:num>
  <w:num w:numId="3" w16cid:durableId="853223655">
    <w:abstractNumId w:val="8"/>
  </w:num>
  <w:num w:numId="4" w16cid:durableId="436563781">
    <w:abstractNumId w:val="5"/>
  </w:num>
  <w:num w:numId="5" w16cid:durableId="722487528">
    <w:abstractNumId w:val="7"/>
  </w:num>
  <w:num w:numId="6" w16cid:durableId="250701495">
    <w:abstractNumId w:val="2"/>
  </w:num>
  <w:num w:numId="7" w16cid:durableId="422804554">
    <w:abstractNumId w:val="3"/>
  </w:num>
  <w:num w:numId="8" w16cid:durableId="169218554">
    <w:abstractNumId w:val="1"/>
  </w:num>
  <w:num w:numId="9" w16cid:durableId="141194371">
    <w:abstractNumId w:val="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my Clark Eagle">
    <w15:presenceInfo w15:providerId="AD" w15:userId="S::a.eagle@us.fsc.org::e386b450-8c33-4e28-885b-d213a01086c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3D18"/>
    <w:rsid w:val="00097043"/>
    <w:rsid w:val="00195BDD"/>
    <w:rsid w:val="00210247"/>
    <w:rsid w:val="003763CF"/>
    <w:rsid w:val="006360F9"/>
    <w:rsid w:val="0092201F"/>
    <w:rsid w:val="00A83D18"/>
    <w:rsid w:val="00D758C4"/>
    <w:rsid w:val="01088C13"/>
    <w:rsid w:val="018040FC"/>
    <w:rsid w:val="0338BE82"/>
    <w:rsid w:val="048646B6"/>
    <w:rsid w:val="04EB60AB"/>
    <w:rsid w:val="059A4A04"/>
    <w:rsid w:val="07463BF3"/>
    <w:rsid w:val="07D3BD9E"/>
    <w:rsid w:val="085A5ABE"/>
    <w:rsid w:val="0A53FACC"/>
    <w:rsid w:val="0B3B3E91"/>
    <w:rsid w:val="0B3E7E00"/>
    <w:rsid w:val="0B5FBEEA"/>
    <w:rsid w:val="0BC2B8E4"/>
    <w:rsid w:val="0D7D2311"/>
    <w:rsid w:val="0DF3E4FA"/>
    <w:rsid w:val="0E089547"/>
    <w:rsid w:val="10F4C722"/>
    <w:rsid w:val="1235B2ED"/>
    <w:rsid w:val="126062DA"/>
    <w:rsid w:val="12738899"/>
    <w:rsid w:val="13448970"/>
    <w:rsid w:val="14F23B68"/>
    <w:rsid w:val="15425D6E"/>
    <w:rsid w:val="171FBDDF"/>
    <w:rsid w:val="1737D5EF"/>
    <w:rsid w:val="17FD409E"/>
    <w:rsid w:val="196A361F"/>
    <w:rsid w:val="19B89276"/>
    <w:rsid w:val="1A20DC2F"/>
    <w:rsid w:val="1A70B18F"/>
    <w:rsid w:val="1C756EFF"/>
    <w:rsid w:val="1D49BCC3"/>
    <w:rsid w:val="1DDBC494"/>
    <w:rsid w:val="1EB46ED5"/>
    <w:rsid w:val="1F615262"/>
    <w:rsid w:val="20A76395"/>
    <w:rsid w:val="21A7BF09"/>
    <w:rsid w:val="220FE744"/>
    <w:rsid w:val="26A76E03"/>
    <w:rsid w:val="294F1DF2"/>
    <w:rsid w:val="29D55BA1"/>
    <w:rsid w:val="2A88004C"/>
    <w:rsid w:val="2ADCE8C3"/>
    <w:rsid w:val="2B43E833"/>
    <w:rsid w:val="2B835EC8"/>
    <w:rsid w:val="2B864B7B"/>
    <w:rsid w:val="2C98603A"/>
    <w:rsid w:val="2CB360AA"/>
    <w:rsid w:val="2D67AA10"/>
    <w:rsid w:val="2DD3187B"/>
    <w:rsid w:val="2DEF0E47"/>
    <w:rsid w:val="2E566BC4"/>
    <w:rsid w:val="2E73DCDA"/>
    <w:rsid w:val="2F2906A7"/>
    <w:rsid w:val="30537015"/>
    <w:rsid w:val="309D3C69"/>
    <w:rsid w:val="343E00B8"/>
    <w:rsid w:val="3538813B"/>
    <w:rsid w:val="35D0A92B"/>
    <w:rsid w:val="366A7080"/>
    <w:rsid w:val="368D99F3"/>
    <w:rsid w:val="36C9F0C0"/>
    <w:rsid w:val="388B5C61"/>
    <w:rsid w:val="38985B61"/>
    <w:rsid w:val="3988A198"/>
    <w:rsid w:val="39F6F929"/>
    <w:rsid w:val="3CD408E0"/>
    <w:rsid w:val="3E124E2E"/>
    <w:rsid w:val="3EAC6358"/>
    <w:rsid w:val="3F708522"/>
    <w:rsid w:val="40B00E42"/>
    <w:rsid w:val="4100AFE2"/>
    <w:rsid w:val="413425DB"/>
    <w:rsid w:val="422F2199"/>
    <w:rsid w:val="4233E561"/>
    <w:rsid w:val="43399C2E"/>
    <w:rsid w:val="4472F755"/>
    <w:rsid w:val="44742E64"/>
    <w:rsid w:val="44F5F5BE"/>
    <w:rsid w:val="451BCB68"/>
    <w:rsid w:val="48F73435"/>
    <w:rsid w:val="494EEF87"/>
    <w:rsid w:val="4B2561A9"/>
    <w:rsid w:val="4B4B569C"/>
    <w:rsid w:val="4BDF104F"/>
    <w:rsid w:val="4C949F78"/>
    <w:rsid w:val="4CB4D22E"/>
    <w:rsid w:val="4D77949F"/>
    <w:rsid w:val="4E92E0CE"/>
    <w:rsid w:val="4EEDFB37"/>
    <w:rsid w:val="4EF7A4E0"/>
    <w:rsid w:val="4F4F0B8C"/>
    <w:rsid w:val="4F8676E6"/>
    <w:rsid w:val="502599FF"/>
    <w:rsid w:val="50E19BFE"/>
    <w:rsid w:val="52741D3F"/>
    <w:rsid w:val="53DE082A"/>
    <w:rsid w:val="54BA823D"/>
    <w:rsid w:val="5B11EF36"/>
    <w:rsid w:val="5C52E7A8"/>
    <w:rsid w:val="5C683AE1"/>
    <w:rsid w:val="5D13C238"/>
    <w:rsid w:val="5D305447"/>
    <w:rsid w:val="5F3E9AEE"/>
    <w:rsid w:val="5F683333"/>
    <w:rsid w:val="60002FDE"/>
    <w:rsid w:val="618EC4F5"/>
    <w:rsid w:val="633CC721"/>
    <w:rsid w:val="63A1B743"/>
    <w:rsid w:val="645B656A"/>
    <w:rsid w:val="64E95F80"/>
    <w:rsid w:val="65BD9692"/>
    <w:rsid w:val="66CA20C8"/>
    <w:rsid w:val="6714A086"/>
    <w:rsid w:val="68029E10"/>
    <w:rsid w:val="6859AABC"/>
    <w:rsid w:val="6A1BE6B2"/>
    <w:rsid w:val="6AB9FBE1"/>
    <w:rsid w:val="6B1E6FEC"/>
    <w:rsid w:val="6C2846DB"/>
    <w:rsid w:val="6C411171"/>
    <w:rsid w:val="6E345B5E"/>
    <w:rsid w:val="6E592576"/>
    <w:rsid w:val="6F27482B"/>
    <w:rsid w:val="6F61687D"/>
    <w:rsid w:val="701C64F0"/>
    <w:rsid w:val="70591C7D"/>
    <w:rsid w:val="70696327"/>
    <w:rsid w:val="71A03093"/>
    <w:rsid w:val="72CBA6A3"/>
    <w:rsid w:val="7329F356"/>
    <w:rsid w:val="73EA907C"/>
    <w:rsid w:val="7694F3AC"/>
    <w:rsid w:val="7833F960"/>
    <w:rsid w:val="78A11C5F"/>
    <w:rsid w:val="78AA00FF"/>
    <w:rsid w:val="7987E6DC"/>
    <w:rsid w:val="79E2B763"/>
    <w:rsid w:val="7A5EAE6B"/>
    <w:rsid w:val="7CAB8037"/>
    <w:rsid w:val="7D03ADF6"/>
    <w:rsid w:val="7DCC270D"/>
    <w:rsid w:val="7DFCC3DB"/>
    <w:rsid w:val="7E6881E0"/>
    <w:rsid w:val="7EB16E23"/>
    <w:rsid w:val="7FE7C70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87F332"/>
  <w15:chartTrackingRefBased/>
  <w15:docId w15:val="{EEF89B8A-6F72-AC48-A092-BDAA8F2EF2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83D1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83D1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83D1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83D1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83D1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83D1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83D1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83D1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83D1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83D1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83D1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83D1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83D1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83D1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83D1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83D1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83D1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83D18"/>
    <w:rPr>
      <w:rFonts w:eastAsiaTheme="majorEastAsia" w:cstheme="majorBidi"/>
      <w:color w:val="272727" w:themeColor="text1" w:themeTint="D8"/>
    </w:rPr>
  </w:style>
  <w:style w:type="paragraph" w:styleId="Title">
    <w:name w:val="Title"/>
    <w:basedOn w:val="Normal"/>
    <w:next w:val="Normal"/>
    <w:link w:val="TitleChar"/>
    <w:uiPriority w:val="10"/>
    <w:qFormat/>
    <w:rsid w:val="00A83D1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83D1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83D1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83D1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83D18"/>
    <w:pPr>
      <w:spacing w:before="160"/>
      <w:jc w:val="center"/>
    </w:pPr>
    <w:rPr>
      <w:i/>
      <w:iCs/>
      <w:color w:val="404040" w:themeColor="text1" w:themeTint="BF"/>
    </w:rPr>
  </w:style>
  <w:style w:type="character" w:customStyle="1" w:styleId="QuoteChar">
    <w:name w:val="Quote Char"/>
    <w:basedOn w:val="DefaultParagraphFont"/>
    <w:link w:val="Quote"/>
    <w:uiPriority w:val="29"/>
    <w:rsid w:val="00A83D18"/>
    <w:rPr>
      <w:i/>
      <w:iCs/>
      <w:color w:val="404040" w:themeColor="text1" w:themeTint="BF"/>
    </w:rPr>
  </w:style>
  <w:style w:type="paragraph" w:styleId="ListParagraph">
    <w:name w:val="List Paragraph"/>
    <w:basedOn w:val="Normal"/>
    <w:uiPriority w:val="34"/>
    <w:qFormat/>
    <w:rsid w:val="00A83D18"/>
    <w:pPr>
      <w:ind w:left="720"/>
      <w:contextualSpacing/>
    </w:pPr>
  </w:style>
  <w:style w:type="character" w:styleId="IntenseEmphasis">
    <w:name w:val="Intense Emphasis"/>
    <w:basedOn w:val="DefaultParagraphFont"/>
    <w:uiPriority w:val="21"/>
    <w:qFormat/>
    <w:rsid w:val="00A83D18"/>
    <w:rPr>
      <w:i/>
      <w:iCs/>
      <w:color w:val="0F4761" w:themeColor="accent1" w:themeShade="BF"/>
    </w:rPr>
  </w:style>
  <w:style w:type="paragraph" w:styleId="IntenseQuote">
    <w:name w:val="Intense Quote"/>
    <w:basedOn w:val="Normal"/>
    <w:next w:val="Normal"/>
    <w:link w:val="IntenseQuoteChar"/>
    <w:uiPriority w:val="30"/>
    <w:qFormat/>
    <w:rsid w:val="00A83D1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83D18"/>
    <w:rPr>
      <w:i/>
      <w:iCs/>
      <w:color w:val="0F4761" w:themeColor="accent1" w:themeShade="BF"/>
    </w:rPr>
  </w:style>
  <w:style w:type="character" w:styleId="IntenseReference">
    <w:name w:val="Intense Reference"/>
    <w:basedOn w:val="DefaultParagraphFont"/>
    <w:uiPriority w:val="32"/>
    <w:qFormat/>
    <w:rsid w:val="00A83D18"/>
    <w:rPr>
      <w:b/>
      <w:bCs/>
      <w:smallCaps/>
      <w:color w:val="0F4761" w:themeColor="accent1" w:themeShade="BF"/>
      <w:spacing w:val="5"/>
    </w:rPr>
  </w:style>
  <w:style w:type="character" w:styleId="Emphasis">
    <w:name w:val="Emphasis"/>
    <w:basedOn w:val="DefaultParagraphFont"/>
    <w:uiPriority w:val="20"/>
    <w:qFormat/>
    <w:rsid w:val="00A83D18"/>
    <w:rPr>
      <w:i/>
      <w:iCs/>
    </w:rPr>
  </w:style>
  <w:style w:type="paragraph" w:styleId="NormalWeb">
    <w:name w:val="Normal (Web)"/>
    <w:basedOn w:val="Normal"/>
    <w:uiPriority w:val="99"/>
    <w:semiHidden/>
    <w:unhideWhenUsed/>
    <w:rsid w:val="00A83D18"/>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semiHidden/>
    <w:unhideWhenUsed/>
    <w:rsid w:val="00A83D18"/>
    <w:rPr>
      <w:color w:val="0000FF"/>
      <w:u w:val="single"/>
    </w:rPr>
  </w:style>
  <w:style w:type="character" w:styleId="Strong">
    <w:name w:val="Strong"/>
    <w:basedOn w:val="DefaultParagraphFont"/>
    <w:uiPriority w:val="22"/>
    <w:qFormat/>
    <w:rsid w:val="00A83D18"/>
    <w:rPr>
      <w:b/>
      <w:bCs/>
    </w:rPr>
  </w:style>
  <w:style w:type="paragraph" w:customStyle="1" w:styleId="Subtitle1">
    <w:name w:val="Subtitle1"/>
    <w:basedOn w:val="Normal"/>
    <w:rsid w:val="00A83D18"/>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Date1">
    <w:name w:val="Date1"/>
    <w:basedOn w:val="Normal"/>
    <w:rsid w:val="00A83D18"/>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screen-reader-only">
    <w:name w:val="screen-reader-only"/>
    <w:basedOn w:val="DefaultParagraphFont"/>
    <w:rsid w:val="00A83D18"/>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hyperlink" Target="https://connect.fsc.org/document-centre/documents/resource/242" TargetMode="External"/><Relationship Id="rId18" Type="http://schemas.openxmlformats.org/officeDocument/2006/relationships/hyperlink" Target="https://rswaty.github.io/ecological_section_dash/reports/rswaty@tnc.org" TargetMode="External"/><Relationship Id="rId26"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hyperlink" Target="https://rswaty.github.io/ecological_section_dash/reports/rswaty@tnc.org" TargetMode="External"/><Relationship Id="rId7" Type="http://schemas.openxmlformats.org/officeDocument/2006/relationships/webSettings" Target="webSettings.xml"/><Relationship Id="rId12" Type="http://schemas.openxmlformats.org/officeDocument/2006/relationships/hyperlink" Target="https://connect.fsc.org/document-centre/documents/resource/242" TargetMode="External"/><Relationship Id="rId17" Type="http://schemas.openxmlformats.org/officeDocument/2006/relationships/hyperlink" Target="https://connect.fsc.org/document-centre/documents/resource/242" TargetMode="External"/><Relationship Id="rId25" Type="http://schemas.openxmlformats.org/officeDocument/2006/relationships/hyperlink" Target="https://github.com/rswaty/bps_docs_parse/raw/main/all_bps_docs/14072_41_50_51.docx" TargetMode="External"/><Relationship Id="rId2" Type="http://schemas.openxmlformats.org/officeDocument/2006/relationships/customXml" Target="../customXml/item2.xml"/><Relationship Id="rId16" Type="http://schemas.openxmlformats.org/officeDocument/2006/relationships/hyperlink" Target="https://connect.fsc.org/document-centre/documents/resource/242" TargetMode="External"/><Relationship Id="rId20" Type="http://schemas.openxmlformats.org/officeDocument/2006/relationships/hyperlink" Target="https://www.usgs.gov/programs/gap-analysis-project/science/pad-us-data-overview"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microsoft.com/office/2018/08/relationships/commentsExtensible" Target="commentsExtensible.xml"/><Relationship Id="rId24" Type="http://schemas.openxmlformats.org/officeDocument/2006/relationships/hyperlink" Target="https://thenatureconservancy.github.io/landfire-guide/" TargetMode="External"/><Relationship Id="rId5" Type="http://schemas.openxmlformats.org/officeDocument/2006/relationships/styles" Target="styles.xml"/><Relationship Id="rId15" Type="http://schemas.openxmlformats.org/officeDocument/2006/relationships/hyperlink" Target="https://us.fsc.org/" TargetMode="External"/><Relationship Id="rId23" Type="http://schemas.openxmlformats.org/officeDocument/2006/relationships/hyperlink" Target="https://conservationdatalab.org/" TargetMode="External"/><Relationship Id="rId28" Type="http://schemas.openxmlformats.org/officeDocument/2006/relationships/theme" Target="theme/theme1.xml"/><Relationship Id="rId10" Type="http://schemas.microsoft.com/office/2016/09/relationships/commentsIds" Target="commentsIds.xml"/><Relationship Id="rId19" Type="http://schemas.openxmlformats.org/officeDocument/2006/relationships/hyperlink" Target="https://rswaty.github.io/ecological_section_dash/reports/landfire@tnc.org" TargetMode="External"/><Relationship Id="rId4" Type="http://schemas.openxmlformats.org/officeDocument/2006/relationships/numbering" Target="numbering.xml"/><Relationship Id="rId9" Type="http://schemas.microsoft.com/office/2011/relationships/commentsExtended" Target="commentsExtended.xml"/><Relationship Id="rId14" Type="http://schemas.openxmlformats.org/officeDocument/2006/relationships/hyperlink" Target="https://storymaps.arcgis.com/collections/21a22e163439413c9ce1d8e2ef0b1311?item=6" TargetMode="External"/><Relationship Id="rId22" Type="http://schemas.openxmlformats.org/officeDocument/2006/relationships/hyperlink" Target="https://rswaty.github.io/ecological_section_dash/reports/landfire@tnc.org" TargetMode="External"/><Relationship Id="rId27"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6C85DC6F913624F86E1638A130CD3A8" ma:contentTypeVersion="22" ma:contentTypeDescription="Create a new document." ma:contentTypeScope="" ma:versionID="114abffc1fb9eec27ca19ca1599e1dfc">
  <xsd:schema xmlns:xsd="http://www.w3.org/2001/XMLSchema" xmlns:xs="http://www.w3.org/2001/XMLSchema" xmlns:p="http://schemas.microsoft.com/office/2006/metadata/properties" xmlns:ns2="e4c48582-bc7c-4ec7-9c6a-d903ac7e8e9a" xmlns:ns3="32124e76-fbdf-4a75-8c73-8a9671c1e0dc" targetNamespace="http://schemas.microsoft.com/office/2006/metadata/properties" ma:root="true" ma:fieldsID="42053981ba386222f0ef4b95662edd35" ns2:_="" ns3:_="">
    <xsd:import namespace="e4c48582-bc7c-4ec7-9c6a-d903ac7e8e9a"/>
    <xsd:import namespace="32124e76-fbdf-4a75-8c73-8a9671c1e0dc"/>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ObjectDetectorVersions" minOccurs="0"/>
                <xsd:element ref="ns2:MediaServiceGenerationTime" minOccurs="0"/>
                <xsd:element ref="ns2:MediaServiceEventHashCode" minOccurs="0"/>
                <xsd:element ref="ns2:MediaLengthInSeconds" minOccurs="0"/>
                <xsd:element ref="ns2:MigrationWizId" minOccurs="0"/>
                <xsd:element ref="ns2:MigrationWizIdPermissions" minOccurs="0"/>
                <xsd:element ref="ns2:MigrationWizIdPermissionLevels" minOccurs="0"/>
                <xsd:element ref="ns2:MigrationWizIdDocumentLibraryPermissions" minOccurs="0"/>
                <xsd:element ref="ns2:MigrationWizIdSecurityGroups" minOccurs="0"/>
                <xsd:element ref="ns2:lcf76f155ced4ddcb4097134ff3c332f" minOccurs="0"/>
                <xsd:element ref="ns3:TaxCatchAll" minOccurs="0"/>
                <xsd:element ref="ns2:MediaServiceOCR" minOccurs="0"/>
                <xsd:element ref="ns2:MediaServiceLocation" minOccurs="0"/>
                <xsd:element ref="ns3:SharedWithUsers" minOccurs="0"/>
                <xsd:element ref="ns3:SharedWithDetail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4c48582-bc7c-4ec7-9c6a-d903ac7e8e9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dexed="true" ma:internalName="MediaServiceDateTaken" ma:readOnly="true">
      <xsd:simpleType>
        <xsd:restriction base="dms:Text"/>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igrationWizId" ma:index="15" nillable="true" ma:displayName="MigrationWizId" ma:internalName="MigrationWizId">
      <xsd:simpleType>
        <xsd:restriction base="dms:Text"/>
      </xsd:simpleType>
    </xsd:element>
    <xsd:element name="MigrationWizIdPermissions" ma:index="16" nillable="true" ma:displayName="MigrationWizIdPermissions" ma:internalName="MigrationWizIdPermissions">
      <xsd:simpleType>
        <xsd:restriction base="dms:Text"/>
      </xsd:simpleType>
    </xsd:element>
    <xsd:element name="MigrationWizIdPermissionLevels" ma:index="17" nillable="true" ma:displayName="MigrationWizIdPermissionLevels" ma:internalName="MigrationWizIdPermissionLevels">
      <xsd:simpleType>
        <xsd:restriction base="dms:Text"/>
      </xsd:simpleType>
    </xsd:element>
    <xsd:element name="MigrationWizIdDocumentLibraryPermissions" ma:index="18" nillable="true" ma:displayName="MigrationWizIdDocumentLibraryPermissions" ma:internalName="MigrationWizIdDocumentLibraryPermissions">
      <xsd:simpleType>
        <xsd:restriction base="dms:Text"/>
      </xsd:simpleType>
    </xsd:element>
    <xsd:element name="MigrationWizIdSecurityGroups" ma:index="19" nillable="true" ma:displayName="MigrationWizIdSecurityGroups" ma:internalName="MigrationWizIdSecurityGroups">
      <xsd:simpleType>
        <xsd:restriction base="dms:Text"/>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f2cac1bc-b845-4316-a757-d4fa565f3c48" ma:termSetId="09814cd3-568e-fe90-9814-8d621ff8fb84" ma:anchorId="fba54fb3-c3e1-fe81-a776-ca4b69148c4d" ma:open="true" ma:isKeyword="false">
      <xsd:complexType>
        <xsd:sequence>
          <xsd:element ref="pc:Terms" minOccurs="0" maxOccurs="1"/>
        </xsd:sequence>
      </xsd:complexType>
    </xsd:element>
    <xsd:element name="MediaServiceOCR" ma:index="23" nillable="true" ma:displayName="Extracted Text" ma:internalName="MediaServiceOCR" ma:readOnly="true">
      <xsd:simpleType>
        <xsd:restriction base="dms:Note">
          <xsd:maxLength value="255"/>
        </xsd:restriction>
      </xsd:simpleType>
    </xsd:element>
    <xsd:element name="MediaServiceLocation" ma:index="24" nillable="true" ma:displayName="Location" ma:description="" ma:indexed="true" ma:internalName="MediaServiceLocation" ma:readOnly="true">
      <xsd:simpleType>
        <xsd:restriction base="dms:Text"/>
      </xsd:simpleType>
    </xsd:element>
    <xsd:element name="MediaServiceSearchProperties" ma:index="27" nillable="true" ma:displayName="MediaServiceSearchProperties" ma:hidden="true" ma:internalName="MediaServiceSearchProperties" ma:readOnly="true">
      <xsd:simpleType>
        <xsd:restriction base="dms:Note"/>
      </xsd:simpleType>
    </xsd:element>
    <xsd:element name="MediaServiceBillingMetadata" ma:index="28"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2124e76-fbdf-4a75-8c73-8a9671c1e0dc" elementFormDefault="qualified">
    <xsd:import namespace="http://schemas.microsoft.com/office/2006/documentManagement/types"/>
    <xsd:import namespace="http://schemas.microsoft.com/office/infopath/2007/PartnerControls"/>
    <xsd:element name="TaxCatchAll" ma:index="22" nillable="true" ma:displayName="Taxonomy Catch All Column" ma:hidden="true" ma:list="{3f1434fd-76ab-48fc-a99a-aab3044f23ca}" ma:internalName="TaxCatchAll" ma:showField="CatchAllData" ma:web="32124e76-fbdf-4a75-8c73-8a9671c1e0dc">
      <xsd:complexType>
        <xsd:complexContent>
          <xsd:extension base="dms:MultiChoiceLookup">
            <xsd:sequence>
              <xsd:element name="Value" type="dms:Lookup" maxOccurs="unbounded" minOccurs="0" nillable="true"/>
            </xsd:sequence>
          </xsd:extension>
        </xsd:complexContent>
      </xsd:complexType>
    </xsd:element>
    <xsd:element name="SharedWithUsers" ma:index="25"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6"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MigrationWizIdDocumentLibraryPermissions xmlns="e4c48582-bc7c-4ec7-9c6a-d903ac7e8e9a" xsi:nil="true"/>
    <MigrationWizId xmlns="e4c48582-bc7c-4ec7-9c6a-d903ac7e8e9a" xsi:nil="true"/>
    <TaxCatchAll xmlns="32124e76-fbdf-4a75-8c73-8a9671c1e0dc" xsi:nil="true"/>
    <MigrationWizIdPermissionLevels xmlns="e4c48582-bc7c-4ec7-9c6a-d903ac7e8e9a" xsi:nil="true"/>
    <lcf76f155ced4ddcb4097134ff3c332f xmlns="e4c48582-bc7c-4ec7-9c6a-d903ac7e8e9a">
      <Terms xmlns="http://schemas.microsoft.com/office/infopath/2007/PartnerControls"/>
    </lcf76f155ced4ddcb4097134ff3c332f>
    <MigrationWizIdSecurityGroups xmlns="e4c48582-bc7c-4ec7-9c6a-d903ac7e8e9a" xsi:nil="true"/>
    <MigrationWizIdPermissions xmlns="e4c48582-bc7c-4ec7-9c6a-d903ac7e8e9a"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F80828C-84A7-43C0-9B41-D311116702E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4c48582-bc7c-4ec7-9c6a-d903ac7e8e9a"/>
    <ds:schemaRef ds:uri="32124e76-fbdf-4a75-8c73-8a9671c1e0d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3B83AA1-54E5-4F28-9180-E00168001958}">
  <ds:schemaRefs>
    <ds:schemaRef ds:uri="http://schemas.microsoft.com/office/2006/metadata/properties"/>
    <ds:schemaRef ds:uri="http://schemas.microsoft.com/office/infopath/2007/PartnerControls"/>
    <ds:schemaRef ds:uri="e4c48582-bc7c-4ec7-9c6a-d903ac7e8e9a"/>
    <ds:schemaRef ds:uri="32124e76-fbdf-4a75-8c73-8a9671c1e0dc"/>
  </ds:schemaRefs>
</ds:datastoreItem>
</file>

<file path=customXml/itemProps3.xml><?xml version="1.0" encoding="utf-8"?>
<ds:datastoreItem xmlns:ds="http://schemas.openxmlformats.org/officeDocument/2006/customXml" ds:itemID="{2BEA5CD8-6E35-4695-A3B6-9DFF874632C5}">
  <ds:schemaRefs>
    <ds:schemaRef ds:uri="http://schemas.microsoft.com/sharepoint/v3/contenttype/forms"/>
  </ds:schemaRefs>
</ds:datastoreItem>
</file>

<file path=docMetadata/LabelInfo.xml><?xml version="1.0" encoding="utf-8"?>
<clbl:labelList xmlns:clbl="http://schemas.microsoft.com/office/2020/mipLabelMetadata">
  <clbl:label id="{99e8edaa-a52d-464e-bdf4-63bd3e7087e9}" enabled="1" method="Privileged" siteId="{124e69db-ef65-496b-96a9-5d56bec1d291}" contentBits="0" removed="0"/>
</clbl:labelList>
</file>

<file path=docProps/app.xml><?xml version="1.0" encoding="utf-8"?>
<Properties xmlns="http://schemas.openxmlformats.org/officeDocument/2006/extended-properties" xmlns:vt="http://schemas.openxmlformats.org/officeDocument/2006/docPropsVTypes">
  <Template>Normal.dotm</Template>
  <TotalTime>9</TotalTime>
  <Pages>11</Pages>
  <Words>2856</Words>
  <Characters>17426</Characters>
  <Application>Microsoft Office Word</Application>
  <DocSecurity>0</DocSecurity>
  <Lines>355</Lines>
  <Paragraphs>196</Paragraphs>
  <ScaleCrop>false</ScaleCrop>
  <Company/>
  <LinksUpToDate>false</LinksUpToDate>
  <CharactersWithSpaces>20086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Carly Evans</dc:creator>
  <cp:keywords/>
  <dc:description/>
  <cp:lastModifiedBy>Randy Swaty</cp:lastModifiedBy>
  <cp:revision>2</cp:revision>
  <dcterms:created xsi:type="dcterms:W3CDTF">2026-10-26T13:59:00Z</dcterms:created>
  <dcterms:modified xsi:type="dcterms:W3CDTF">2026-10-26T13:59:00Z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0x01010006C85DC6F913624F86E1638A130CD3A8</vt:lpwstr>
  </property>
  <property fmtid="{D5CDD505-2E9C-101B-9397-08002B2CF9AE}" pid="3" name="MediaServiceImageTags">
    <vt:lpwstr/>
  </property>
</Properties>
</file>